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13E3" w14:textId="77777777" w:rsidR="0026183F" w:rsidRDefault="00000000">
      <w:pPr>
        <w:pStyle w:val="Title"/>
      </w:pPr>
      <w:r>
        <w:t>A Practical Guide to Using Bayesian Statistics</w:t>
      </w:r>
    </w:p>
    <w:p w14:paraId="12DC13E4" w14:textId="77777777" w:rsidR="0026183F" w:rsidRDefault="00000000">
      <w:pPr>
        <w:pStyle w:val="Author"/>
      </w:pPr>
      <w:r>
        <w:br/>
        <w:t>Spencer Miller</w:t>
      </w:r>
      <w:r>
        <w:rPr>
          <w:smallCaps/>
        </w:rPr>
        <w:t>, fcas, maaa</w:t>
      </w:r>
      <w:r>
        <w:t xml:space="preserve"> &amp; Kenneth Smart</w:t>
      </w:r>
      <w:r>
        <w:rPr>
          <w:smallCaps/>
        </w:rPr>
        <w:t>, fcas, maaa</w:t>
      </w:r>
      <w:r>
        <w:br/>
      </w:r>
    </w:p>
    <w:p w14:paraId="12DC13E5" w14:textId="77777777" w:rsidR="0026183F" w:rsidRDefault="00000000">
      <w:pPr>
        <w:pStyle w:val="Date"/>
      </w:pPr>
      <w:r>
        <w:t>2026-03-04</w:t>
      </w:r>
    </w:p>
    <w:p w14:paraId="12DC13E6" w14:textId="77777777" w:rsidR="0026183F" w:rsidRDefault="00000000">
      <w:pPr>
        <w:pStyle w:val="Abstract"/>
      </w:pPr>
      <w:r>
        <w:t>This paper seeks to provide a practical guide for actuaries to leverage Bayesian methods, as well as a discussion on behavioral economics as a motivating force.</w:t>
      </w:r>
    </w:p>
    <w:p w14:paraId="12DC13E7" w14:textId="77777777" w:rsidR="0026183F" w:rsidRDefault="00000000">
      <w:pPr>
        <w:pStyle w:val="FirstParagraph"/>
      </w:pPr>
      <w:r>
        <w:rPr>
          <w:b/>
          <w:bCs/>
        </w:rPr>
        <w:t>Keywords</w:t>
      </w:r>
      <w:r>
        <w:t xml:space="preserve"> — Bayesian Statistics, Monte Carlo, Markov Chain, MCMC, Stan, Forecasting, Predictions, Behavioral Economics</w:t>
      </w:r>
    </w:p>
    <w:p w14:paraId="12DC13E8" w14:textId="77777777" w:rsidR="0026183F" w:rsidRDefault="00000000">
      <w:pPr>
        <w:pStyle w:val="Heading1"/>
      </w:pPr>
      <w:bookmarkStart w:id="0" w:name="introduction"/>
      <w:r>
        <w:t>1. Introduction</w:t>
      </w:r>
    </w:p>
    <w:p w14:paraId="12DC13E9" w14:textId="203BCA05" w:rsidR="0026183F" w:rsidRDefault="00000000">
      <w:pPr>
        <w:pStyle w:val="FirstParagraph"/>
      </w:pPr>
      <w:r>
        <w:t xml:space="preserve">Much has been written in the actuarial literature about Bayesian statistical methods over the last couple decades, few of which are still part of current exam syllabi. While these papers provide a thorough explanation of the process, the math can seem overly complex even to an experienced actuary. The purpose of this paper is twofold. First, we want to provide </w:t>
      </w:r>
      <w:commentRangeStart w:id="1"/>
      <w:ins w:id="2" w:author="Smart, Kenneth" w:date="2026-03-17T11:02:00Z" w16du:dateUtc="2026-03-17T16:02:00Z">
        <w:r w:rsidR="00BD0AC2">
          <w:t xml:space="preserve">property &amp; casualty </w:t>
        </w:r>
      </w:ins>
      <w:commentRangeEnd w:id="1"/>
      <w:ins w:id="3" w:author="Smart, Kenneth" w:date="2026-03-17T11:03:00Z" w16du:dateUtc="2026-03-17T16:03:00Z">
        <w:r w:rsidR="0004498B">
          <w:rPr>
            <w:rStyle w:val="CommentReference"/>
          </w:rPr>
          <w:commentReference w:id="1"/>
        </w:r>
      </w:ins>
      <w:r>
        <w:t xml:space="preserve">actuaries with a </w:t>
      </w:r>
      <w:r>
        <w:rPr>
          <w:i/>
          <w:iCs/>
        </w:rPr>
        <w:t>basic</w:t>
      </w:r>
      <w:r>
        <w:t xml:space="preserve"> understanding of what goes on behind the scenes of a Bayesian model without getting bogged down in the underlying calculations. Second, we want to champion the continued inclusion of these topics on exam syllabi in the future.</w:t>
      </w:r>
    </w:p>
    <w:p w14:paraId="12DC13EA" w14:textId="77777777" w:rsidR="0026183F" w:rsidRDefault="00000000">
      <w:pPr>
        <w:pStyle w:val="BodyText"/>
      </w:pPr>
      <w:r>
        <w:t>While we believe this paper is beneficial to everyone in the profession, we view the following as the target audience:</w:t>
      </w:r>
    </w:p>
    <w:p w14:paraId="12DC13EB" w14:textId="77777777" w:rsidR="0026183F" w:rsidRDefault="00000000">
      <w:pPr>
        <w:pStyle w:val="Compact"/>
        <w:numPr>
          <w:ilvl w:val="0"/>
          <w:numId w:val="11"/>
        </w:numPr>
      </w:pPr>
      <w:r>
        <w:t>An actuary who finished exams a few years ago and wants to ease their way into Bayesian methods.</w:t>
      </w:r>
    </w:p>
    <w:p w14:paraId="12DC13EC" w14:textId="47264425" w:rsidR="0026183F" w:rsidRDefault="00000000">
      <w:pPr>
        <w:pStyle w:val="Compact"/>
        <w:numPr>
          <w:ilvl w:val="0"/>
          <w:numId w:val="11"/>
        </w:numPr>
      </w:pPr>
      <w:r>
        <w:t>An actuary who occasionally finds their estimates to be out of line with</w:t>
      </w:r>
      <w:del w:id="5" w:author="Smart, Kenneth" w:date="2026-03-17T11:03:00Z" w16du:dateUtc="2026-03-17T16:03:00Z">
        <w:r w:rsidDel="00AA17FE">
          <w:delText xml:space="preserve"> results</w:delText>
        </w:r>
      </w:del>
      <w:ins w:id="6" w:author="Smart, Kenneth" w:date="2026-03-17T11:03:00Z" w16du:dateUtc="2026-03-17T16:03:00Z">
        <w:r w:rsidR="00AA17FE">
          <w:t xml:space="preserve"> expectations</w:t>
        </w:r>
      </w:ins>
      <w:r>
        <w:t>, with no discernible reason.</w:t>
      </w:r>
    </w:p>
    <w:p w14:paraId="12DC13ED" w14:textId="77777777" w:rsidR="0026183F" w:rsidRDefault="00000000">
      <w:pPr>
        <w:pStyle w:val="Compact"/>
        <w:numPr>
          <w:ilvl w:val="0"/>
          <w:numId w:val="11"/>
        </w:numPr>
      </w:pPr>
      <w:r>
        <w:t>An actuary who is interested in learning about Bayesian methods but finds the math too onerous or intimidating.</w:t>
      </w:r>
    </w:p>
    <w:p w14:paraId="12DC13EE" w14:textId="77777777" w:rsidR="0026183F" w:rsidRDefault="00000000">
      <w:pPr>
        <w:pStyle w:val="Compact"/>
        <w:numPr>
          <w:ilvl w:val="0"/>
          <w:numId w:val="11"/>
        </w:numPr>
      </w:pPr>
      <w:r>
        <w:t>An actuary with limited data.</w:t>
      </w:r>
    </w:p>
    <w:p w14:paraId="12DC13EF" w14:textId="77777777" w:rsidR="0026183F" w:rsidRDefault="00000000">
      <w:pPr>
        <w:pStyle w:val="FirstParagraph"/>
      </w:pPr>
      <w:r>
        <w:t>In Section 2, we give a brief lesson in behavioral economics and highlight potential biases that are relevant to the actuarial profession.</w:t>
      </w:r>
    </w:p>
    <w:p w14:paraId="12DC13F0" w14:textId="77777777" w:rsidR="0026183F" w:rsidRDefault="00000000">
      <w:pPr>
        <w:pStyle w:val="BodyText"/>
      </w:pPr>
      <w:r>
        <w:t>In Section 3, we review a few common methods of making predictions and examining their strengths and weaknesses.</w:t>
      </w:r>
    </w:p>
    <w:p w14:paraId="12DC13F1" w14:textId="77777777" w:rsidR="0026183F" w:rsidRDefault="00000000">
      <w:pPr>
        <w:pStyle w:val="BodyText"/>
      </w:pPr>
      <w:r>
        <w:t>In Section 4, we give a primer on the basics of Bayesian statistics and introduce Markov Chain Monte Carlo (MCMC) methods.</w:t>
      </w:r>
    </w:p>
    <w:p w14:paraId="12DC13F2" w14:textId="77777777" w:rsidR="0026183F" w:rsidRDefault="00000000">
      <w:pPr>
        <w:pStyle w:val="BodyText"/>
      </w:pPr>
      <w:r>
        <w:lastRenderedPageBreak/>
        <w:t>In Section 5, we use a real-life example to show how the underlying biases in Section 2 can impact some of the prediction methods from Section 3 and how using Bayesian methods can provide a more realistic range of reasonable estimates.</w:t>
      </w:r>
    </w:p>
    <w:p w14:paraId="12DC13F3" w14:textId="77777777" w:rsidR="0026183F" w:rsidRDefault="00000000">
      <w:pPr>
        <w:pStyle w:val="BodyText"/>
      </w:pPr>
      <w:r>
        <w:t>In Section 6, we provide the reader with additional resources to further explore these topics.</w:t>
      </w:r>
    </w:p>
    <w:p w14:paraId="12DC13F4" w14:textId="77777777" w:rsidR="0026183F" w:rsidRDefault="00000000">
      <w:pPr>
        <w:pStyle w:val="BodyText"/>
      </w:pPr>
      <w:r>
        <w:t>This paper was written using R Markdown. The underlying code is available as a supplementary file. Where beneficial, we show the code in the body of the paper. Sample code for setting up a possible model is included at the end of the paper.</w:t>
      </w:r>
    </w:p>
    <w:p w14:paraId="12DC13F5" w14:textId="77777777" w:rsidR="0026183F" w:rsidRDefault="00000000">
      <w:pPr>
        <w:pStyle w:val="Heading1"/>
      </w:pPr>
      <w:bookmarkStart w:id="7" w:name="a-lesson-in-behavioral-economics"/>
      <w:bookmarkEnd w:id="0"/>
      <w:r>
        <w:t>2. A Lesson in Behavioral Economics</w:t>
      </w:r>
    </w:p>
    <w:p w14:paraId="12DC13F6" w14:textId="77777777" w:rsidR="0026183F" w:rsidRDefault="00000000">
      <w:pPr>
        <w:pStyle w:val="FirstParagraph"/>
      </w:pPr>
      <w:r>
        <w:t>When making predictions, people often rely on mental operations (“heuristics”). While these may be useful from an evolutionary standpoint, they can lead to “… systematic and predictable errors”. Below is a non-exhaustive list of possible factors at play when making actuarial predictions, along with key examples from “Judgment Under Uncertainty: Heuristics and Biases” by Tversky &amp; Kahnemann.</w:t>
      </w:r>
    </w:p>
    <w:p w14:paraId="12DC13F7" w14:textId="77777777" w:rsidR="0026183F" w:rsidRDefault="00000000">
      <w:pPr>
        <w:pStyle w:val="Heading2"/>
      </w:pPr>
      <w:bookmarkStart w:id="8" w:name="insensitivity-to-sample-size"/>
      <w:r>
        <w:t>2.1 Insensitivity to Sample Size</w:t>
      </w:r>
    </w:p>
    <w:p w14:paraId="12DC13F8" w14:textId="77777777" w:rsidR="0026183F" w:rsidRDefault="00000000">
      <w:pPr>
        <w:pStyle w:val="FirstParagraph"/>
      </w:pPr>
      <w:r>
        <w:t>If tasked with estimating the likelihood of a particular result, people tend to base their estimate on the sample’s similarity to the population’s likelihood, regardless of sample size.</w:t>
      </w:r>
    </w:p>
    <w:p w14:paraId="12DC13F9" w14:textId="77777777" w:rsidR="0026183F" w:rsidRDefault="00000000">
      <w:pPr>
        <w:pStyle w:val="BodyText"/>
      </w:pPr>
      <w:r>
        <w:t>For example, subjects were given the following problem:</w:t>
      </w:r>
    </w:p>
    <w:p w14:paraId="12DC13FA" w14:textId="77777777" w:rsidR="0026183F" w:rsidRDefault="00000000">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14:paraId="12DC13FB" w14:textId="77777777" w:rsidR="0026183F" w:rsidRDefault="00000000">
      <w:pPr>
        <w:pStyle w:val="BlockText"/>
      </w:pPr>
      <w:r>
        <w:t>For a period of one year, each hospital recorded the days on which more than 60% of the babies born were boys. Which hospital do you think recorded more such days?</w:t>
      </w:r>
    </w:p>
    <w:p w14:paraId="12DC13FC" w14:textId="77777777" w:rsidR="0026183F" w:rsidRDefault="00000000">
      <w:pPr>
        <w:pStyle w:val="BlockText"/>
      </w:pPr>
      <w:r>
        <w:t>- The larger hospital</w:t>
      </w:r>
    </w:p>
    <w:p w14:paraId="12DC13FD" w14:textId="77777777" w:rsidR="0026183F" w:rsidRDefault="00000000">
      <w:pPr>
        <w:pStyle w:val="BlockText"/>
      </w:pPr>
      <w:r>
        <w:t>- The smaller hospital</w:t>
      </w:r>
    </w:p>
    <w:p w14:paraId="12DC13FE" w14:textId="77777777" w:rsidR="0026183F" w:rsidRDefault="00000000">
      <w:pPr>
        <w:pStyle w:val="BlockText"/>
      </w:pPr>
      <w:r>
        <w:t>- About the same (i.e., within 5% of each other)</w:t>
      </w:r>
    </w:p>
    <w:p w14:paraId="12DC13FF" w14:textId="77777777" w:rsidR="0026183F" w:rsidRDefault="00000000">
      <w:pPr>
        <w:pStyle w:val="FirstParagraph"/>
      </w:pPr>
      <w:r>
        <w:t>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more volatility.</w:t>
      </w:r>
    </w:p>
    <w:p w14:paraId="12DC1400" w14:textId="51D2745A" w:rsidR="0026183F" w:rsidRDefault="00000000">
      <w:pPr>
        <w:pStyle w:val="BodyText"/>
      </w:pPr>
      <w:r>
        <w:t xml:space="preserve">For a more salient example, consider the actuary’s task of estimating the prospective loss ratio for a given book of business when they only have two years of data. If the industry loss ratios and the company’s </w:t>
      </w:r>
      <w:ins w:id="9" w:author="Smart, Kenneth" w:date="2026-03-17T11:04:00Z" w16du:dateUtc="2026-03-17T16:04:00Z">
        <w:r w:rsidR="00255BA3">
          <w:t xml:space="preserve">historical </w:t>
        </w:r>
      </w:ins>
      <w:r>
        <w:t>loss ratios for that exposure are both consistently in the 75-80% range, one might expect the prospective loss ratio for your book and the industry to be similar. However, the volatility in loss ratios will be greater for your book than for the industry.</w:t>
      </w:r>
    </w:p>
    <w:p w14:paraId="12DC1401" w14:textId="77777777" w:rsidR="0026183F" w:rsidRDefault="00000000">
      <w:pPr>
        <w:pStyle w:val="Heading2"/>
      </w:pPr>
      <w:bookmarkStart w:id="10" w:name="X4f833596bb9f867520e5648f5299d3b945400d3"/>
      <w:bookmarkEnd w:id="8"/>
      <w:r>
        <w:lastRenderedPageBreak/>
        <w:t>2.2 Insensitivity to the Prior Probability of Outcomes</w:t>
      </w:r>
    </w:p>
    <w:p w14:paraId="12DC1402" w14:textId="77777777" w:rsidR="0026183F" w:rsidRDefault="00000000">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14:paraId="12DC1403" w14:textId="77777777" w:rsidR="0026183F" w:rsidRDefault="00000000">
      <w:pPr>
        <w:pStyle w:val="BodyText"/>
      </w:pPr>
      <w:r>
        <w:t>For example, when subjects were tasked with evaluating the likelihood of whether a randomly sampled person out of a pool of 30 engineers and 70 lawyers was a lawyer or an engineer, subjects correctly identified the relative likelihoods (30% &amp; 70%). However, when the following description of the randomly sampled person was introduced, subjects “evaluated the likelihood that a particular description belonged to an engineer rather than to a lawyer … with little or no regard for the prior probabilities of the two outcomes.”</w:t>
      </w:r>
    </w:p>
    <w:p w14:paraId="12DC1404" w14:textId="77777777" w:rsidR="0026183F" w:rsidRDefault="00000000">
      <w:pPr>
        <w:pStyle w:val="BlockText"/>
      </w:pPr>
      <w:r>
        <w:t>Dick is a 30-year old man. He is married with no children. A man of high ability and high motivation, he promises to be quite successful in his field. He is well liked by his colleagues.</w:t>
      </w:r>
    </w:p>
    <w:p w14:paraId="12DC1405" w14:textId="77777777" w:rsidR="0026183F" w:rsidRDefault="00000000">
      <w:pPr>
        <w:pStyle w:val="FirstParagraph"/>
      </w:pPr>
      <w:r>
        <w:t>When presented with the seemingly uninformative description, subjects now estimated the relative likelihoods to be equal (50% &amp; 50%). That is, they ignored the distribution of professions from the population (30% &amp; 70%). Even though the description offers no clue as to what profession Dick might belong to, subjects ignored the distribution of professions for the populations.</w:t>
      </w:r>
    </w:p>
    <w:p w14:paraId="12DC1406" w14:textId="77777777" w:rsidR="0026183F" w:rsidRDefault="00000000">
      <w:pPr>
        <w:pStyle w:val="Highlight"/>
      </w:pPr>
      <w:r>
        <w:t>Still need an example. If none come to mind, just might delete this one.</w:t>
      </w:r>
    </w:p>
    <w:p w14:paraId="12DC1407" w14:textId="77777777" w:rsidR="0026183F" w:rsidRDefault="00000000">
      <w:pPr>
        <w:pStyle w:val="Heading2"/>
      </w:pPr>
      <w:bookmarkStart w:id="11" w:name="misconception-of-chance"/>
      <w:bookmarkEnd w:id="10"/>
      <w:r>
        <w:t>2.3 Misconception of Chance</w:t>
      </w:r>
    </w:p>
    <w:p w14:paraId="12DC1408" w14:textId="77777777" w:rsidR="0026183F" w:rsidRDefault="00000000">
      <w:pPr>
        <w:pStyle w:val="FirstParagraph"/>
      </w:pPr>
      <w:r>
        <w:t>People will expect even a short sample of random events to “look random.” For example, when shown two sets of a random sequences of fair coin tosses, subjects will judge “HTHTTH” to be more likely than “HHHTTT”, despite the two sets being equally likely.</w:t>
      </w:r>
    </w:p>
    <w:p w14:paraId="12DC1409" w14:textId="77777777" w:rsidR="0026183F" w:rsidRDefault="00000000">
      <w:pPr>
        <w:pStyle w:val="BodyText"/>
      </w:pPr>
      <w:r>
        <w:t>For an example from our profession, consider the task of selecting trend rates for a company’s given book of business. While we try to incorporate external information in our selections (hard versus soft market, inflation, changes in business practices, etc.), there will always be a tendency to “eyeball” trend lines - even when the data points have no clear trend. In other words, is that trendline actually increasing or are those last few points elevated merely by chance?</w:t>
      </w:r>
    </w:p>
    <w:p w14:paraId="12DC140A" w14:textId="77777777" w:rsidR="0026183F" w:rsidRDefault="00000000">
      <w:pPr>
        <w:pStyle w:val="BodyText"/>
      </w:pPr>
      <w:r>
        <w:t>While we would like to think that actuaries would be immune to this particular bias, even experienced research psychologists believe they can reach a valid hypothesis by relying on small samples deemed “highly representative of the populations from which they are drawn.” As a result, they “… put too much faith in the results of small samples, and grossly overestimated the replicability of such results.”</w:t>
      </w:r>
    </w:p>
    <w:p w14:paraId="12DC140B" w14:textId="77777777" w:rsidR="0026183F" w:rsidRDefault="00000000">
      <w:pPr>
        <w:pStyle w:val="Heading2"/>
      </w:pPr>
      <w:bookmarkStart w:id="12" w:name="insensitivity-to-predictive-accuracy"/>
      <w:bookmarkEnd w:id="11"/>
      <w:r>
        <w:t>2.4 Insensitivity to Predictive Accuracy</w:t>
      </w:r>
    </w:p>
    <w:p w14:paraId="12DC140C" w14:textId="77777777" w:rsidR="0026183F" w:rsidRDefault="00000000">
      <w:pPr>
        <w:pStyle w:val="FirstParagraph"/>
      </w:pPr>
      <w:r>
        <w:t>When making predictions, studies show that when given only a favorable or unfavorable description, subjects’ predictions were “insensitive to the reliability of the description.” In other words, people tend to take a description at face value, with little regard to the credibility of the description.</w:t>
      </w:r>
    </w:p>
    <w:p w14:paraId="12DC140D" w14:textId="77777777" w:rsidR="0026183F" w:rsidRDefault="00000000">
      <w:pPr>
        <w:pStyle w:val="BodyText"/>
      </w:pPr>
      <w:r>
        <w:t xml:space="preserve">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w:t>
      </w:r>
      <w:r>
        <w:lastRenderedPageBreak/>
        <w:t>manager’s assessment of the new claims handling process without support could lead to deficient estimates.</w:t>
      </w:r>
    </w:p>
    <w:p w14:paraId="12DC140E" w14:textId="77777777" w:rsidR="0026183F" w:rsidRDefault="00000000">
      <w:pPr>
        <w:pStyle w:val="Heading2"/>
      </w:pPr>
      <w:bookmarkStart w:id="13" w:name="regression-to-the-mean"/>
      <w:bookmarkEnd w:id="12"/>
      <w:r>
        <w:t>2.5 Regression to the Mean</w:t>
      </w:r>
    </w:p>
    <w:p w14:paraId="12DC140F" w14:textId="78D90EFF" w:rsidR="0026183F" w:rsidRDefault="00000000">
      <w:pPr>
        <w:pStyle w:val="FirstParagraph"/>
      </w:pPr>
      <w:del w:id="14" w:author="Smart, Kenneth" w:date="2026-03-17T11:05:00Z" w16du:dateUtc="2026-03-17T16:05:00Z">
        <w:r w:rsidDel="00866178">
          <w:delText>This is the concept that i</w:delText>
        </w:r>
      </w:del>
      <w:ins w:id="15" w:author="Smart, Kenneth" w:date="2026-03-17T11:05:00Z" w16du:dateUtc="2026-03-17T16:05:00Z">
        <w:r w:rsidR="00866178">
          <w:t>I</w:t>
        </w:r>
      </w:ins>
      <w:r>
        <w:t xml:space="preserve">f we observe a higher-than-average value sampled from a known distribution, </w:t>
      </w:r>
      <w:del w:id="16" w:author="Smart, Kenneth" w:date="2026-03-17T11:05:00Z" w16du:dateUtc="2026-03-17T16:05:00Z">
        <w:r w:rsidDel="008B7BA7">
          <w:delText xml:space="preserve">that </w:delText>
        </w:r>
      </w:del>
      <w:ins w:id="17" w:author="Smart, Kenneth" w:date="2026-03-17T11:05:00Z" w16du:dateUtc="2026-03-17T16:05:00Z">
        <w:r w:rsidR="008B7BA7">
          <w:t>than</w:t>
        </w:r>
        <w:r w:rsidR="008B7BA7">
          <w:t xml:space="preserve"> </w:t>
        </w:r>
      </w:ins>
      <w:r>
        <w:t xml:space="preserve">one </w:t>
      </w:r>
      <w:del w:id="18" w:author="Smart, Kenneth" w:date="2026-03-17T11:05:00Z" w16du:dateUtc="2026-03-17T16:05:00Z">
        <w:r w:rsidDel="008B7BA7">
          <w:delText xml:space="preserve">should </w:delText>
        </w:r>
      </w:del>
      <w:ins w:id="19" w:author="Smart, Kenneth" w:date="2026-03-17T11:05:00Z" w16du:dateUtc="2026-03-17T16:05:00Z">
        <w:r w:rsidR="008B7BA7">
          <w:t>might</w:t>
        </w:r>
        <w:r w:rsidR="008B7BA7">
          <w:t xml:space="preserve"> </w:t>
        </w:r>
      </w:ins>
      <w:r>
        <w:t>expect the next sample to be closer to average. However, studies show that many subjects do not always recognize this phenomenon. They can either fail to believe regression is applicable in their specific scenario or they might “invent spurious causal explanations.”</w:t>
      </w:r>
    </w:p>
    <w:p w14:paraId="12DC1410" w14:textId="77777777" w:rsidR="0026183F" w:rsidRDefault="00000000">
      <w:pPr>
        <w:pStyle w:val="BodyText"/>
      </w:pPr>
      <w:r>
        <w:t>In the case of forecasting losses, one might experience this phenomenom. Suppose losses are generally stable year-over-year, but the most recent year unexplicably dropped 20% relative to the prior year. How much weight should we give this possible outlier? Do we give the most weight to the average? While there is no right answer, being aware of this potential bias will allow you to make a more well-informed decision.</w:t>
      </w:r>
    </w:p>
    <w:p w14:paraId="12DC1411" w14:textId="77777777" w:rsidR="0026183F" w:rsidRDefault="00000000">
      <w:pPr>
        <w:pStyle w:val="Heading2"/>
      </w:pPr>
      <w:bookmarkStart w:id="20" w:name="anchoring"/>
      <w:bookmarkEnd w:id="13"/>
      <w:r>
        <w:t>2.6 Anchoring</w:t>
      </w:r>
    </w:p>
    <w:p w14:paraId="12DC1412" w14:textId="77777777" w:rsidR="0026183F" w:rsidRDefault="00000000">
      <w:pPr>
        <w:pStyle w:val="FirstParagraph"/>
      </w:pPr>
      <w:r>
        <w:t>In one study, subjects were tasked with estimating the percentage of African countries in the United Nations. Before making their estimate, the subjects were asked to spin a wheel with numbers from 0 to 100. The subjects had to adjust upwards or downwards from this starting value. The median estimate for those with a starting value of 10 was 25%. When the starting value was 65, the median estimate increased to 45%. This example illustrates the concept of anchoring, which is where some initial value influences the estimated value.</w:t>
      </w:r>
    </w:p>
    <w:p w14:paraId="12DC1413" w14:textId="77777777" w:rsidR="0026183F" w:rsidRDefault="00000000">
      <w:pPr>
        <w:pStyle w:val="BodyText"/>
      </w:pPr>
      <w:r>
        <w:t>Suppose you’re in charge of providing a loss forecast for the upcoming accident year and have been doing so for a few years. When making your selection, you are acutely aware of the estimate you provided last year (i.e., the “initial value”). This prior estimate might be “anchoring” your estimate of the prospective year. While that may not be a bad thing, issues may arise when there is insufficient adjustment to the anchoring value.</w:t>
      </w:r>
    </w:p>
    <w:p w14:paraId="12DC1414" w14:textId="77777777" w:rsidR="0026183F" w:rsidRDefault="00000000">
      <w:pPr>
        <w:pStyle w:val="Heading1"/>
      </w:pPr>
      <w:bookmarkStart w:id="21" w:name="statistical-models"/>
      <w:bookmarkEnd w:id="7"/>
      <w:bookmarkEnd w:id="20"/>
      <w:r>
        <w:t>3. Statistical Models</w:t>
      </w:r>
    </w:p>
    <w:p w14:paraId="12DC1415" w14:textId="77777777" w:rsidR="0026183F" w:rsidRDefault="00000000">
      <w:pPr>
        <w:pStyle w:val="Heading2"/>
      </w:pPr>
      <w:bookmarkStart w:id="22" w:name="background"/>
      <w:r>
        <w:t>3.1 Background</w:t>
      </w:r>
    </w:p>
    <w:p w14:paraId="12DC1416" w14:textId="77777777" w:rsidR="0026183F" w:rsidRDefault="00000000">
      <w:pPr>
        <w:pStyle w:val="FirstParagraph"/>
      </w:pPr>
      <w:r>
        <w:t>The “actuarial central estimate” 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14:paraId="12DC1417" w14:textId="77777777" w:rsidR="0026183F" w:rsidRDefault="00000000">
      <w:pPr>
        <w:pStyle w:val="BodyText"/>
      </w:pPr>
      <w:r>
        <w:t>As we each have likely missed the mark on a projection at some point in our careers, it is worth reflecting on those misses. Were they due to chance (e.g., process risk), did we fail to adequately capture possible alternatives (e.g., model risk), or was there some underlying bias that caused us to see a trend that wasn’t actually there? There are a lot of risks that are not captured when solely relying on point estimates. We list a few of these risks below (Venter &amp; Sahasrabuddhe):</w:t>
      </w:r>
    </w:p>
    <w:p w14:paraId="12DC1418" w14:textId="77777777" w:rsidR="0026183F" w:rsidRDefault="00000000">
      <w:pPr>
        <w:pStyle w:val="Compact"/>
        <w:numPr>
          <w:ilvl w:val="0"/>
          <w:numId w:val="12"/>
        </w:numPr>
      </w:pPr>
      <w:r>
        <w:t>Process Risk: Inherent uncertainty of the insurance claims process.</w:t>
      </w:r>
    </w:p>
    <w:p w14:paraId="12DC1419" w14:textId="77777777" w:rsidR="0026183F" w:rsidRDefault="00000000">
      <w:pPr>
        <w:pStyle w:val="Compact"/>
        <w:numPr>
          <w:ilvl w:val="0"/>
          <w:numId w:val="12"/>
        </w:numPr>
      </w:pPr>
      <w:r>
        <w:t>Sampling Risk: Differences between observed sample and the population.</w:t>
      </w:r>
    </w:p>
    <w:p w14:paraId="12DC141A" w14:textId="77777777" w:rsidR="0026183F" w:rsidRDefault="00000000">
      <w:pPr>
        <w:pStyle w:val="Compact"/>
        <w:numPr>
          <w:ilvl w:val="0"/>
          <w:numId w:val="12"/>
        </w:numPr>
      </w:pPr>
      <w:r>
        <w:lastRenderedPageBreak/>
        <w:t>Data Bias: Results from incorrectly adjusting data in experience period to be on same basis (e.g., cost level) as the exposure period.</w:t>
      </w:r>
    </w:p>
    <w:p w14:paraId="12DC141B" w14:textId="77777777" w:rsidR="0026183F" w:rsidRDefault="00000000">
      <w:pPr>
        <w:pStyle w:val="Compact"/>
        <w:numPr>
          <w:ilvl w:val="0"/>
          <w:numId w:val="12"/>
        </w:numPr>
      </w:pPr>
      <w:r>
        <w:t>Model Misspecification: The risk that one did not select the right model.</w:t>
      </w:r>
    </w:p>
    <w:p w14:paraId="12DC141C" w14:textId="77777777" w:rsidR="0026183F" w:rsidRDefault="00000000">
      <w:pPr>
        <w:pStyle w:val="Compact"/>
        <w:numPr>
          <w:ilvl w:val="0"/>
          <w:numId w:val="12"/>
        </w:numPr>
      </w:pPr>
      <w:r>
        <w:t>Insufficient Parameter Identification: Results when we fail to consider the uncertainty of our model elements.</w:t>
      </w:r>
    </w:p>
    <w:p w14:paraId="12DC141D" w14:textId="77777777" w:rsidR="0026183F" w:rsidRDefault="00000000">
      <w:pPr>
        <w:pStyle w:val="Heading2"/>
      </w:pPr>
      <w:bookmarkStart w:id="23" w:name="statistical-schools-of-thought"/>
      <w:bookmarkEnd w:id="22"/>
      <w:r>
        <w:t>3.2 Statistical Schools of Thought</w:t>
      </w:r>
    </w:p>
    <w:p w14:paraId="12DC141E" w14:textId="65EC51A0" w:rsidR="0026183F" w:rsidRDefault="00000000">
      <w:pPr>
        <w:pStyle w:val="FirstParagraph"/>
      </w:pPr>
      <w:r>
        <w:t xml:space="preserve">Two common schools of statistical thinking are </w:t>
      </w:r>
      <w:del w:id="24" w:author="Smart, Kenneth" w:date="2026-03-17T11:09:00Z" w16du:dateUtc="2026-03-17T16:09:00Z">
        <w:r w:rsidDel="00B06850">
          <w:delText>1)</w:delText>
        </w:r>
      </w:del>
      <w:r>
        <w:t xml:space="preserve"> Frequentist and </w:t>
      </w:r>
      <w:del w:id="25" w:author="Smart, Kenneth" w:date="2026-03-17T11:09:00Z" w16du:dateUtc="2026-03-17T16:09:00Z">
        <w:r w:rsidDel="00B06850">
          <w:delText xml:space="preserve">2) </w:delText>
        </w:r>
      </w:del>
      <w:r>
        <w:t>Bayesian.</w:t>
      </w:r>
    </w:p>
    <w:p w14:paraId="12DC141F" w14:textId="77777777" w:rsidR="0026183F" w:rsidRDefault="00000000">
      <w:pPr>
        <w:pStyle w:val="BodyText"/>
      </w:pPr>
      <w:r>
        <w:t>Frequentist statistics is a type of inference that defines probability based on (as the name implies) an events frequency from a repeatable experiment.</w:t>
      </w:r>
    </w:p>
    <w:p w14:paraId="12DC1420" w14:textId="77777777" w:rsidR="0026183F" w:rsidRDefault="00000000">
      <w:pPr>
        <w:pStyle w:val="BodyText"/>
      </w:pPr>
      <w:r>
        <w:t>Bayesian statistics may sound familiar to you, as the core of Bayesian statistics is an idea called Bayes’ theorem, which most actuaries would have learned in an introductory statistics course.</w:t>
      </w:r>
    </w:p>
    <w:p w14:paraId="12DC1421" w14:textId="77777777" w:rsidR="0026183F" w:rsidRDefault="00000000">
      <w:pPr>
        <w:pStyle w:val="BodyText"/>
      </w:pPr>
      <w:r>
        <w:t>Most people, and specifically actuaries, rely on frequentist statistics for their analyses. Some of the main distinctions between the two types of inference are:</w:t>
      </w:r>
    </w:p>
    <w:tbl>
      <w:tblPr>
        <w:tblStyle w:val="Table"/>
        <w:tblW w:w="5000" w:type="pct"/>
        <w:tblLook w:val="0020" w:firstRow="1" w:lastRow="0" w:firstColumn="0" w:lastColumn="0" w:noHBand="0" w:noVBand="0"/>
      </w:tblPr>
      <w:tblGrid>
        <w:gridCol w:w="1765"/>
        <w:gridCol w:w="4017"/>
        <w:gridCol w:w="3794"/>
      </w:tblGrid>
      <w:tr w:rsidR="00DC3FC9" w14:paraId="12DC1425" w14:textId="77777777" w:rsidTr="0026183F">
        <w:trPr>
          <w:cnfStyle w:val="100000000000" w:firstRow="1" w:lastRow="0" w:firstColumn="0" w:lastColumn="0" w:oddVBand="0" w:evenVBand="0" w:oddHBand="0" w:evenHBand="0" w:firstRowFirstColumn="0" w:firstRowLastColumn="0" w:lastRowFirstColumn="0" w:lastRowLastColumn="0"/>
          <w:tblHeader/>
        </w:trPr>
        <w:tc>
          <w:tcPr>
            <w:tcW w:w="0" w:type="auto"/>
          </w:tcPr>
          <w:p w14:paraId="12DC1422" w14:textId="77777777" w:rsidR="0026183F" w:rsidRDefault="0026183F">
            <w:pPr>
              <w:pStyle w:val="Compact"/>
            </w:pPr>
          </w:p>
        </w:tc>
        <w:tc>
          <w:tcPr>
            <w:tcW w:w="0" w:type="auto"/>
          </w:tcPr>
          <w:p w14:paraId="12DC1423" w14:textId="77777777" w:rsidR="0026183F" w:rsidRDefault="00000000">
            <w:pPr>
              <w:pStyle w:val="Compact"/>
            </w:pPr>
            <w:r>
              <w:t>Frequentist</w:t>
            </w:r>
          </w:p>
        </w:tc>
        <w:tc>
          <w:tcPr>
            <w:tcW w:w="0" w:type="auto"/>
          </w:tcPr>
          <w:p w14:paraId="12DC1424" w14:textId="77777777" w:rsidR="0026183F" w:rsidRDefault="00000000">
            <w:pPr>
              <w:pStyle w:val="Compact"/>
            </w:pPr>
            <w:r>
              <w:t>Bayesian</w:t>
            </w:r>
          </w:p>
        </w:tc>
      </w:tr>
      <w:tr w:rsidR="00DC3FC9" w14:paraId="12DC1429" w14:textId="77777777">
        <w:tc>
          <w:tcPr>
            <w:tcW w:w="0" w:type="auto"/>
          </w:tcPr>
          <w:p w14:paraId="12DC1426" w14:textId="77777777" w:rsidR="0026183F" w:rsidRDefault="00000000">
            <w:pPr>
              <w:pStyle w:val="Compact"/>
            </w:pPr>
            <w:r>
              <w:t>Observed Data</w:t>
            </w:r>
          </w:p>
        </w:tc>
        <w:tc>
          <w:tcPr>
            <w:tcW w:w="0" w:type="auto"/>
          </w:tcPr>
          <w:p w14:paraId="12DC1427" w14:textId="77777777" w:rsidR="0026183F" w:rsidRDefault="00000000">
            <w:pPr>
              <w:pStyle w:val="Compact"/>
            </w:pPr>
            <w:r>
              <w:t>Repeatable and random events</w:t>
            </w:r>
          </w:p>
        </w:tc>
        <w:tc>
          <w:tcPr>
            <w:tcW w:w="0" w:type="auto"/>
          </w:tcPr>
          <w:p w14:paraId="12DC1428" w14:textId="77777777" w:rsidR="0026183F" w:rsidRDefault="00000000">
            <w:pPr>
              <w:pStyle w:val="Compact"/>
            </w:pPr>
            <w:r>
              <w:t>Known and fixed sample</w:t>
            </w:r>
          </w:p>
        </w:tc>
      </w:tr>
      <w:tr w:rsidR="00DC3FC9" w14:paraId="12DC142D" w14:textId="77777777">
        <w:tc>
          <w:tcPr>
            <w:tcW w:w="0" w:type="auto"/>
          </w:tcPr>
          <w:p w14:paraId="12DC142A" w14:textId="77777777" w:rsidR="0026183F" w:rsidRDefault="00000000">
            <w:pPr>
              <w:pStyle w:val="Compact"/>
            </w:pPr>
            <w:r>
              <w:t>Parameters</w:t>
            </w:r>
          </w:p>
        </w:tc>
        <w:tc>
          <w:tcPr>
            <w:tcW w:w="0" w:type="auto"/>
          </w:tcPr>
          <w:p w14:paraId="12DC142B" w14:textId="77777777" w:rsidR="0026183F" w:rsidRDefault="00000000">
            <w:pPr>
              <w:pStyle w:val="Compact"/>
            </w:pPr>
            <w:r>
              <w:t>Fixed values</w:t>
            </w:r>
          </w:p>
        </w:tc>
        <w:tc>
          <w:tcPr>
            <w:tcW w:w="0" w:type="auto"/>
          </w:tcPr>
          <w:p w14:paraId="12DC142C" w14:textId="77777777" w:rsidR="0026183F" w:rsidRDefault="00000000">
            <w:pPr>
              <w:pStyle w:val="Compact"/>
            </w:pPr>
            <w:r>
              <w:t>Unknown</w:t>
            </w:r>
          </w:p>
        </w:tc>
      </w:tr>
      <w:tr w:rsidR="00DC3FC9" w14:paraId="12DC1431" w14:textId="77777777">
        <w:tc>
          <w:tcPr>
            <w:tcW w:w="0" w:type="auto"/>
          </w:tcPr>
          <w:p w14:paraId="12DC142E" w14:textId="77777777" w:rsidR="0026183F" w:rsidRDefault="00000000">
            <w:pPr>
              <w:pStyle w:val="Compact"/>
            </w:pPr>
            <w:r>
              <w:t>View on Probability</w:t>
            </w:r>
          </w:p>
        </w:tc>
        <w:tc>
          <w:tcPr>
            <w:tcW w:w="0" w:type="auto"/>
          </w:tcPr>
          <w:p w14:paraId="12DC142F" w14:textId="77777777" w:rsidR="0026183F" w:rsidRDefault="00000000">
            <w:pPr>
              <w:pStyle w:val="Compact"/>
            </w:pPr>
            <w:r>
              <w:t>Objective</w:t>
            </w:r>
          </w:p>
        </w:tc>
        <w:tc>
          <w:tcPr>
            <w:tcW w:w="0" w:type="auto"/>
          </w:tcPr>
          <w:p w14:paraId="12DC1430" w14:textId="77777777" w:rsidR="0026183F" w:rsidRDefault="00000000">
            <w:pPr>
              <w:pStyle w:val="Compact"/>
            </w:pPr>
            <w:r>
              <w:t>Subjective</w:t>
            </w:r>
          </w:p>
        </w:tc>
      </w:tr>
      <w:tr w:rsidR="00DC3FC9" w14:paraId="12DC1435" w14:textId="77777777">
        <w:tc>
          <w:tcPr>
            <w:tcW w:w="0" w:type="auto"/>
          </w:tcPr>
          <w:p w14:paraId="12DC1432" w14:textId="77777777" w:rsidR="0026183F" w:rsidRDefault="00000000">
            <w:pPr>
              <w:pStyle w:val="Compact"/>
            </w:pPr>
            <w:r>
              <w:t>Computational Burden</w:t>
            </w:r>
          </w:p>
        </w:tc>
        <w:tc>
          <w:tcPr>
            <w:tcW w:w="0" w:type="auto"/>
          </w:tcPr>
          <w:p w14:paraId="12DC1433" w14:textId="77777777" w:rsidR="0026183F" w:rsidRDefault="00000000">
            <w:pPr>
              <w:pStyle w:val="Compact"/>
            </w:pPr>
            <w:r>
              <w:t>Minimal</w:t>
            </w:r>
          </w:p>
        </w:tc>
        <w:tc>
          <w:tcPr>
            <w:tcW w:w="0" w:type="auto"/>
          </w:tcPr>
          <w:p w14:paraId="12DC1434" w14:textId="77777777" w:rsidR="0026183F" w:rsidRDefault="00000000">
            <w:pPr>
              <w:pStyle w:val="Compact"/>
            </w:pPr>
            <w:r>
              <w:t>Significant</w:t>
            </w:r>
          </w:p>
        </w:tc>
      </w:tr>
      <w:tr w:rsidR="00DC3FC9" w14:paraId="12DC1439" w14:textId="77777777">
        <w:tc>
          <w:tcPr>
            <w:tcW w:w="0" w:type="auto"/>
          </w:tcPr>
          <w:p w14:paraId="12DC1436" w14:textId="77777777" w:rsidR="0026183F" w:rsidRDefault="00000000">
            <w:pPr>
              <w:pStyle w:val="Compact"/>
            </w:pPr>
            <w:proofErr w:type="gramStart"/>
            <w:r>
              <w:t>End Result</w:t>
            </w:r>
            <w:proofErr w:type="gramEnd"/>
          </w:p>
        </w:tc>
        <w:tc>
          <w:tcPr>
            <w:tcW w:w="0" w:type="auto"/>
          </w:tcPr>
          <w:p w14:paraId="12DC1437" w14:textId="45A61F4E" w:rsidR="0026183F" w:rsidRDefault="00060C45">
            <w:pPr>
              <w:pStyle w:val="Compact"/>
            </w:pPr>
            <w:ins w:id="26" w:author="Smart, Kenneth" w:date="2026-03-17T11:09:00Z" w16du:dateUtc="2026-03-17T16:09:00Z">
              <w:r>
                <w:t xml:space="preserve">The </w:t>
              </w:r>
            </w:ins>
            <w:del w:id="27" w:author="Smart, Kenneth" w:date="2026-03-17T11:09:00Z" w16du:dateUtc="2026-03-17T16:09:00Z">
              <w:r w:rsidR="00000000" w:rsidDel="00060C45">
                <w:delText>P</w:delText>
              </w:r>
            </w:del>
            <w:ins w:id="28" w:author="Smart, Kenneth" w:date="2026-03-17T11:09:00Z" w16du:dateUtc="2026-03-17T16:09:00Z">
              <w:r>
                <w:t>p</w:t>
              </w:r>
            </w:ins>
            <w:r w:rsidR="00000000">
              <w:t xml:space="preserve">robability of observing </w:t>
            </w:r>
            <w:ins w:id="29" w:author="Smart, Kenneth" w:date="2026-03-17T11:09:00Z" w16du:dateUtc="2026-03-17T16:09:00Z">
              <w:r>
                <w:t xml:space="preserve">a set of </w:t>
              </w:r>
            </w:ins>
            <w:r w:rsidR="00000000">
              <w:t xml:space="preserve">events </w:t>
            </w:r>
            <w:ins w:id="30" w:author="Smart, Kenneth" w:date="2026-03-17T11:09:00Z" w16du:dateUtc="2026-03-17T16:09:00Z">
              <w:r>
                <w:t xml:space="preserve">is </w:t>
              </w:r>
            </w:ins>
            <w:r w:rsidR="00000000">
              <w:t xml:space="preserve">based on a distribution </w:t>
            </w:r>
            <w:ins w:id="31" w:author="Smart, Kenneth" w:date="2026-03-17T11:10:00Z" w16du:dateUtc="2026-03-17T16:10:00Z">
              <w:r>
                <w:t xml:space="preserve">and a </w:t>
              </w:r>
            </w:ins>
            <w:del w:id="32" w:author="Smart, Kenneth" w:date="2026-03-17T11:10:00Z" w16du:dateUtc="2026-03-17T16:10:00Z">
              <w:r w:rsidR="00000000" w:rsidDel="00FB6E34">
                <w:delText xml:space="preserve">given a </w:delText>
              </w:r>
            </w:del>
            <w:r w:rsidR="00000000">
              <w:t xml:space="preserve">set of </w:t>
            </w:r>
            <w:ins w:id="33" w:author="Smart, Kenneth" w:date="2026-03-17T11:10:00Z" w16du:dateUtc="2026-03-17T16:10:00Z">
              <w:r w:rsidR="00FB6E34">
                <w:t xml:space="preserve">defined </w:t>
              </w:r>
            </w:ins>
            <w:r w:rsidR="00000000">
              <w:t>parameters</w:t>
            </w:r>
          </w:p>
        </w:tc>
        <w:tc>
          <w:tcPr>
            <w:tcW w:w="0" w:type="auto"/>
          </w:tcPr>
          <w:p w14:paraId="12DC1438" w14:textId="6ADB1A9B" w:rsidR="0026183F" w:rsidRDefault="00000000">
            <w:pPr>
              <w:pStyle w:val="Compact"/>
            </w:pPr>
            <w:r>
              <w:t>Describe</w:t>
            </w:r>
            <w:ins w:id="34" w:author="Smart, Kenneth" w:date="2026-03-17T11:10:00Z" w16du:dateUtc="2026-03-17T16:10:00Z">
              <w:r w:rsidR="00DC3FC9">
                <w:t>s the</w:t>
              </w:r>
            </w:ins>
            <w:r>
              <w:t xml:space="preserve"> parameter</w:t>
            </w:r>
            <w:ins w:id="35" w:author="Smart, Kenneth" w:date="2026-03-17T11:10:00Z" w16du:dateUtc="2026-03-17T16:10:00Z">
              <w:r w:rsidR="00DC3FC9">
                <w:t xml:space="preserve"> space</w:t>
              </w:r>
            </w:ins>
            <w:del w:id="36" w:author="Smart, Kenneth" w:date="2026-03-17T11:10:00Z" w16du:dateUtc="2026-03-17T16:10:00Z">
              <w:r w:rsidDel="00DC3FC9">
                <w:delText>s</w:delText>
              </w:r>
            </w:del>
            <w:r>
              <w:t xml:space="preserve"> probabilistically based on observations and prior assumptions</w:t>
            </w:r>
          </w:p>
        </w:tc>
      </w:tr>
    </w:tbl>
    <w:p w14:paraId="534415D2" w14:textId="02798B1C" w:rsidR="00DC3FC9" w:rsidRDefault="00000000">
      <w:pPr>
        <w:pStyle w:val="BodyText"/>
        <w:rPr>
          <w:ins w:id="37" w:author="Smart, Kenneth" w:date="2026-03-17T11:11:00Z" w16du:dateUtc="2026-03-17T16:11:00Z"/>
        </w:rPr>
      </w:pPr>
      <w:r>
        <w:t xml:space="preserve">Upon reviewing these fundamentals, we would argue that actuarial math (as with most predictive statistics) is inherently Bayesian at its core. As actuaries, we typically know historical claim information and can say that claims and events are a known and fixed sample of observations. </w:t>
      </w:r>
      <w:ins w:id="38" w:author="Smart, Kenneth" w:date="2026-03-17T11:11:00Z" w16du:dateUtc="2026-03-17T16:11:00Z">
        <w:r w:rsidR="00DC3FC9">
          <w:t>It is important to note that a lack of historical claims (zero observations) can also be relevant information when modeling.</w:t>
        </w:r>
      </w:ins>
    </w:p>
    <w:p w14:paraId="12DC143A" w14:textId="16E45ADA" w:rsidR="0026183F" w:rsidRDefault="00000000">
      <w:pPr>
        <w:pStyle w:val="BodyText"/>
      </w:pPr>
      <w:r>
        <w:t xml:space="preserve">When predicting future claims or development on claims, we don’t know </w:t>
      </w:r>
      <w:ins w:id="39" w:author="Smart, Kenneth" w:date="2026-03-17T11:17:00Z" w16du:dateUtc="2026-03-17T16:17:00Z">
        <w:r w:rsidR="00C93E55">
          <w:t xml:space="preserve">for certain </w:t>
        </w:r>
      </w:ins>
      <w:r>
        <w:t xml:space="preserve">the </w:t>
      </w:r>
      <w:del w:id="40" w:author="Smart, Kenneth" w:date="2026-03-17T11:17:00Z" w16du:dateUtc="2026-03-17T16:17:00Z">
        <w:r w:rsidDel="00C93E55">
          <w:delText xml:space="preserve">underlying </w:delText>
        </w:r>
      </w:del>
      <w:r>
        <w:t>parameters</w:t>
      </w:r>
      <w:ins w:id="41" w:author="Smart, Kenneth" w:date="2026-03-17T11:16:00Z" w16du:dateUtc="2026-03-17T16:16:00Z">
        <w:r w:rsidR="00680881">
          <w:t xml:space="preserve"> of the </w:t>
        </w:r>
        <w:proofErr w:type="spellStart"/>
        <w:r w:rsidR="00680881">
          <w:t>future</w:t>
        </w:r>
      </w:ins>
      <w:ins w:id="42" w:author="Smart, Kenneth" w:date="2026-03-17T11:17:00Z" w16du:dateUtc="2026-03-17T16:17:00Z">
        <w:r w:rsidR="00C93E55">
          <w:t>.</w:t>
        </w:r>
      </w:ins>
      <w:del w:id="43" w:author="Smart, Kenneth" w:date="2026-03-17T11:17:00Z" w16du:dateUtc="2026-03-17T16:17:00Z">
        <w:r w:rsidDel="00C93E55">
          <w:delText>, h</w:delText>
        </w:r>
      </w:del>
      <w:ins w:id="44" w:author="Smart, Kenneth" w:date="2026-03-17T11:17:00Z" w16du:dateUtc="2026-03-17T16:17:00Z">
        <w:r w:rsidR="00C93E55">
          <w:t>H</w:t>
        </w:r>
      </w:ins>
      <w:r>
        <w:t>owever</w:t>
      </w:r>
      <w:proofErr w:type="spellEnd"/>
      <w:r>
        <w:t>, given the historical information and our expertise we can describe some basis of prior assumption about the parameters. Finally, as we want to capture as much risk in our modelling as possible, a frequentist approach typically lacks parameter risk if parameters are fixed.</w:t>
      </w:r>
    </w:p>
    <w:p w14:paraId="12DC143B" w14:textId="77777777" w:rsidR="0026183F" w:rsidRDefault="00000000">
      <w:pPr>
        <w:pStyle w:val="BodyText"/>
      </w:pPr>
      <w:r>
        <w:t>As such, Bayesian statistics can greatly improve actuarial models by incorporating parameter risk without really changing our view on known information. Bayesian methods allow for the incorporation of prior knowledge (or what we like to call actuarial judgement) into our prior assumptions to influence our models. Lastly, technological advances have made Bayesian modeling more accessible by minimizing the computationally intensive hurdles.</w:t>
      </w:r>
    </w:p>
    <w:p w14:paraId="12DC143C" w14:textId="77777777" w:rsidR="0026183F" w:rsidRDefault="00000000">
      <w:pPr>
        <w:pStyle w:val="Heading1"/>
      </w:pPr>
      <w:bookmarkStart w:id="45" w:name="bayesian-statistical-modelling"/>
      <w:bookmarkEnd w:id="21"/>
      <w:bookmarkEnd w:id="23"/>
      <w:r>
        <w:lastRenderedPageBreak/>
        <w:t>4 Bayesian Statistical Modelling</w:t>
      </w:r>
    </w:p>
    <w:p w14:paraId="12DC143D" w14:textId="77777777" w:rsidR="0026183F" w:rsidRDefault="00000000">
      <w:pPr>
        <w:pStyle w:val="Heading2"/>
      </w:pPr>
      <w:bookmarkStart w:id="46" w:name="basics-of-bayesian-statistics"/>
      <w:r>
        <w:t>4.1 Basics of Bayesian Statistics</w:t>
      </w:r>
    </w:p>
    <w:p w14:paraId="12DC143E" w14:textId="79A8FA4B" w:rsidR="0026183F" w:rsidRDefault="00000000">
      <w:pPr>
        <w:pStyle w:val="FirstParagraph"/>
      </w:pPr>
      <w:r>
        <w:t xml:space="preserve">As mentioned previously, the foundation of Bayesian statistics is Bayes’ theorem. </w:t>
      </w:r>
      <w:r w:rsidRPr="00767FFD">
        <w:t>To give a brief refresher on what Bayes’ theorem is</w:t>
      </w:r>
      <w:del w:id="47" w:author="Smart, Kenneth" w:date="2026-03-17T11:36:00Z" w16du:dateUtc="2026-03-17T16:36:00Z">
        <w:r w:rsidRPr="00767FFD" w:rsidDel="001D1541">
          <w:delText xml:space="preserve"> and how it works</w:delText>
        </w:r>
      </w:del>
      <w:r w:rsidRPr="00767FFD">
        <w:t xml:space="preserve">: Bayes’ theorem describes how to </w:t>
      </w:r>
      <w:ins w:id="48" w:author="Smart, Kenneth" w:date="2026-03-17T11:36:00Z" w16du:dateUtc="2026-03-17T16:36:00Z">
        <w:r w:rsidR="001D1541" w:rsidRPr="00767FFD">
          <w:rPr>
            <w:rPrChange w:id="49" w:author="Smart, Kenneth" w:date="2026-03-17T11:37:00Z" w16du:dateUtc="2026-03-17T16:37:00Z">
              <w:rPr>
                <w:highlight w:val="yellow"/>
              </w:rPr>
            </w:rPrChange>
          </w:rPr>
          <w:t>calcu</w:t>
        </w:r>
      </w:ins>
      <w:ins w:id="50" w:author="Smart, Kenneth" w:date="2026-03-17T11:37:00Z" w16du:dateUtc="2026-03-17T16:37:00Z">
        <w:r w:rsidR="001D1541" w:rsidRPr="00767FFD">
          <w:rPr>
            <w:rPrChange w:id="51" w:author="Smart, Kenneth" w:date="2026-03-17T11:37:00Z" w16du:dateUtc="2026-03-17T16:37:00Z">
              <w:rPr>
                <w:highlight w:val="yellow"/>
              </w:rPr>
            </w:rPrChange>
          </w:rPr>
          <w:t>late</w:t>
        </w:r>
      </w:ins>
      <w:ins w:id="52" w:author="Smart, Kenneth" w:date="2026-03-17T11:36:00Z" w16du:dateUtc="2026-03-17T16:36:00Z">
        <w:r w:rsidR="001D1541" w:rsidRPr="00767FFD">
          <w:rPr>
            <w:rPrChange w:id="53" w:author="Smart, Kenneth" w:date="2026-03-17T11:37:00Z" w16du:dateUtc="2026-03-17T16:37:00Z">
              <w:rPr>
                <w:highlight w:val="yellow"/>
              </w:rPr>
            </w:rPrChange>
          </w:rPr>
          <w:t xml:space="preserve"> an updated assumption (</w:t>
        </w:r>
      </w:ins>
      <w:ins w:id="54" w:author="Smart, Kenneth" w:date="2026-03-17T11:37:00Z" w16du:dateUtc="2026-03-17T16:37:00Z">
        <w:r w:rsidR="001D1541" w:rsidRPr="00767FFD">
          <w:rPr>
            <w:rPrChange w:id="55" w:author="Smart, Kenneth" w:date="2026-03-17T11:37:00Z" w16du:dateUtc="2026-03-17T16:37:00Z">
              <w:rPr>
                <w:highlight w:val="yellow"/>
              </w:rPr>
            </w:rPrChange>
          </w:rPr>
          <w:t xml:space="preserve">posterior) </w:t>
        </w:r>
      </w:ins>
      <w:del w:id="56" w:author="Smart, Kenneth" w:date="2026-03-17T11:37:00Z" w16du:dateUtc="2026-03-17T16:37:00Z">
        <w:r w:rsidRPr="00767FFD" w:rsidDel="00E044F8">
          <w:delText>adjust a</w:delText>
        </w:r>
      </w:del>
      <w:ins w:id="57" w:author="Smart, Kenneth" w:date="2026-03-17T11:37:00Z" w16du:dateUtc="2026-03-17T16:37:00Z">
        <w:r w:rsidR="00E044F8" w:rsidRPr="00767FFD">
          <w:rPr>
            <w:rPrChange w:id="58" w:author="Smart, Kenneth" w:date="2026-03-17T11:37:00Z" w16du:dateUtc="2026-03-17T16:37:00Z">
              <w:rPr>
                <w:highlight w:val="yellow"/>
              </w:rPr>
            </w:rPrChange>
          </w:rPr>
          <w:t>beginning with a</w:t>
        </w:r>
      </w:ins>
      <w:r w:rsidRPr="00767FFD">
        <w:t xml:space="preserve"> prior assumption </w:t>
      </w:r>
      <w:del w:id="59" w:author="Smart, Kenneth" w:date="2026-03-17T11:37:00Z" w16du:dateUtc="2026-03-17T16:37:00Z">
        <w:r w:rsidRPr="00767FFD" w:rsidDel="00E044F8">
          <w:delText>to get a new updated assumption (posterior)</w:delText>
        </w:r>
      </w:del>
      <w:ins w:id="60" w:author="Smart, Kenneth" w:date="2026-03-17T11:37:00Z" w16du:dateUtc="2026-03-17T16:37:00Z">
        <w:r w:rsidR="00E044F8" w:rsidRPr="00767FFD">
          <w:rPr>
            <w:rPrChange w:id="61" w:author="Smart, Kenneth" w:date="2026-03-17T11:37:00Z" w16du:dateUtc="2026-03-17T16:37:00Z">
              <w:rPr>
                <w:highlight w:val="yellow"/>
              </w:rPr>
            </w:rPrChange>
          </w:rPr>
          <w:t>and</w:t>
        </w:r>
      </w:ins>
      <w:r w:rsidRPr="00767FFD">
        <w:t xml:space="preserve"> accounting for new information provided (historical evidence). It is represented by the formula below.</w:t>
      </w:r>
      <w:r>
        <w:t xml:space="preserve"> Starting with the traditional definition where X and Y are some event</w:t>
      </w:r>
      <w:ins w:id="62" w:author="Smart, Kenneth" w:date="2026-03-17T11:18:00Z" w16du:dateUtc="2026-03-17T16:18:00Z">
        <w:r w:rsidR="00A93034">
          <w:t>s</w:t>
        </w:r>
      </w:ins>
      <w:r>
        <w:t xml:space="preserve"> and transforming it into our context where</w:t>
      </w:r>
      <w:ins w:id="63" w:author="Smart, Kenneth" w:date="2026-03-17T11:18:00Z" w16du:dateUtc="2026-03-17T16:18:00Z">
        <w:r w:rsidR="00177446">
          <w:t xml:space="preserve"> we have some observed data and</w:t>
        </w:r>
      </w:ins>
      <w:r>
        <w:t xml:space="preserve"> </w:t>
      </w:r>
      <m:oMath>
        <m:r>
          <w:rPr>
            <w:rFonts w:ascii="Cambria Math" w:hAnsi="Cambria Math"/>
          </w:rPr>
          <m:t>θ</m:t>
        </m:r>
      </m:oMath>
      <w:r>
        <w:t xml:space="preserve"> </w:t>
      </w:r>
      <w:ins w:id="64" w:author="Smart, Kenneth" w:date="2026-03-17T11:19:00Z" w16du:dateUtc="2026-03-17T16:19:00Z">
        <w:r w:rsidR="00177446">
          <w:t xml:space="preserve">which </w:t>
        </w:r>
      </w:ins>
      <w:r>
        <w:t>represents the parameter space we intend to estimate.</w:t>
      </w:r>
    </w:p>
    <w:p w14:paraId="12DC143F" w14:textId="77777777" w:rsidR="0026183F" w:rsidRDefault="00000000">
      <w:pPr>
        <w:pStyle w:val="BodyText"/>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m:oMathPara>
    </w:p>
    <w:p w14:paraId="12DC1440" w14:textId="77777777" w:rsidR="0026183F" w:rsidRDefault="00000000">
      <w:pPr>
        <w:pStyle w:val="BodyText"/>
      </w:pPr>
      <w:r>
        <w:t>We can break Bayes’ theorem down into 4 components:</w:t>
      </w:r>
    </w:p>
    <w:p w14:paraId="12DC1441" w14:textId="77777777" w:rsidR="0026183F" w:rsidRDefault="00000000">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xml:space="preserve"> — the probability of the data given a set of parameters</w:t>
      </w:r>
    </w:p>
    <w:p w14:paraId="12DC1442" w14:textId="77777777" w:rsidR="0026183F" w:rsidRDefault="00000000">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xml:space="preserve"> — the probability distribution of the parameters</w:t>
      </w:r>
    </w:p>
    <w:p w14:paraId="12DC1443" w14:textId="77777777" w:rsidR="0026183F" w:rsidRDefault="00000000">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r>
        <w:t xml:space="preserve"> — the likelihood of the data given all potential parameters in the distribution (</w:t>
      </w:r>
      <w:r>
        <w:rPr>
          <w:i/>
          <w:iCs/>
        </w:rPr>
        <w:t>this integral can become very difficult to calculate</w:t>
      </w:r>
      <w:r>
        <w:t>)</w:t>
      </w:r>
    </w:p>
    <w:p w14:paraId="12DC1444" w14:textId="77777777" w:rsidR="0026183F" w:rsidRDefault="00000000">
      <w:pPr>
        <w:pStyle w:val="Compact"/>
        <w:numPr>
          <w:ilvl w:val="0"/>
          <w:numId w:val="13"/>
        </w:numPr>
      </w:pPr>
      <w:r>
        <w:t xml:space="preserve">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w:r>
        <w:t xml:space="preserve"> — the result, which is the modified probability of the parameter space after accounting for the data.</w:t>
      </w:r>
    </w:p>
    <w:p w14:paraId="12DC1445" w14:textId="77777777" w:rsidR="0026183F" w:rsidRDefault="00000000">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14:paraId="12DC1446" w14:textId="77777777" w:rsidR="0026183F" w:rsidRDefault="00000000">
      <w:pPr>
        <w:pStyle w:val="Highlight"/>
      </w:pPr>
      <w:r>
        <w:t>Can we revise this chart to have a wide and narrow prior? We need to have a small blurb on the difference.</w:t>
      </w:r>
    </w:p>
    <w:p w14:paraId="12DC1447" w14:textId="77777777" w:rsidR="0026183F" w:rsidRDefault="00000000">
      <w:pPr>
        <w:pStyle w:val="BodyText"/>
      </w:pPr>
      <w:r>
        <w:rPr>
          <w:noProof/>
        </w:rPr>
        <w:lastRenderedPageBreak/>
        <w:drawing>
          <wp:inline distT="0" distB="0" distL="0" distR="0" wp14:anchorId="12DC14A2" wp14:editId="12DC14A3">
            <wp:extent cx="4886325" cy="33670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clipboard-757884006.png"/>
                    <pic:cNvPicPr>
                      <a:picLocks noChangeAspect="1" noChangeArrowheads="1"/>
                    </pic:cNvPicPr>
                  </pic:nvPicPr>
                  <pic:blipFill>
                    <a:blip r:embed="rId11"/>
                    <a:stretch>
                      <a:fillRect/>
                    </a:stretch>
                  </pic:blipFill>
                  <pic:spPr bwMode="auto">
                    <a:xfrm>
                      <a:off x="0" y="0"/>
                      <a:ext cx="4886325" cy="3367099"/>
                    </a:xfrm>
                    <a:prstGeom prst="rect">
                      <a:avLst/>
                    </a:prstGeom>
                    <a:noFill/>
                    <a:ln w="9525">
                      <a:noFill/>
                      <a:headEnd/>
                      <a:tailEnd/>
                    </a:ln>
                  </pic:spPr>
                </pic:pic>
              </a:graphicData>
            </a:graphic>
          </wp:inline>
        </w:drawing>
      </w:r>
    </w:p>
    <w:p w14:paraId="12DC1448" w14:textId="77777777" w:rsidR="0026183F" w:rsidRDefault="00000000">
      <w:pPr>
        <w:pStyle w:val="Heading2"/>
      </w:pPr>
      <w:bookmarkStart w:id="65" w:name="markov-chain-monte-carlo-mcmc"/>
      <w:bookmarkEnd w:id="46"/>
      <w:r>
        <w:t>4.2 Markov Chain Monte Carlo (MCMC)</w:t>
      </w:r>
    </w:p>
    <w:p w14:paraId="12DC1449" w14:textId="77777777" w:rsidR="0026183F" w:rsidRDefault="00000000">
      <w:pPr>
        <w:pStyle w:val="FirstParagraph"/>
      </w:pPr>
      <w:r>
        <w:t>MCMC methods are an effective way of using Bayesian statistics in actuarial models. By effective, we mean that these methods can replace the need to deal with the complex integral in the denominator of Bayes’ theorem. Lets start by breaking down the term Markov Chain Monte Carlo:</w:t>
      </w:r>
    </w:p>
    <w:p w14:paraId="12DC144A" w14:textId="04EFA006" w:rsidR="0026183F" w:rsidRDefault="00000000">
      <w:pPr>
        <w:numPr>
          <w:ilvl w:val="0"/>
          <w:numId w:val="14"/>
        </w:numPr>
      </w:pPr>
      <w:r>
        <w:t xml:space="preserve">A </w:t>
      </w:r>
      <w:r>
        <w:rPr>
          <w:b/>
          <w:bCs/>
        </w:rPr>
        <w:t xml:space="preserve">Markov </w:t>
      </w:r>
      <w:del w:id="66" w:author="Smart, Kenneth" w:date="2026-03-17T11:19:00Z" w16du:dateUtc="2026-03-17T16:19:00Z">
        <w:r w:rsidDel="00177446">
          <w:rPr>
            <w:b/>
            <w:bCs/>
          </w:rPr>
          <w:delText>process</w:delText>
        </w:r>
        <w:r w:rsidDel="00177446">
          <w:delText xml:space="preserve"> </w:delText>
        </w:r>
      </w:del>
      <w:ins w:id="67" w:author="Smart, Kenneth" w:date="2026-03-17T11:19:00Z" w16du:dateUtc="2026-03-17T16:19:00Z">
        <w:r w:rsidR="00177446">
          <w:rPr>
            <w:b/>
            <w:bCs/>
          </w:rPr>
          <w:t xml:space="preserve">chain </w:t>
        </w:r>
      </w:ins>
      <w:r>
        <w:t>is a random process for which the future outcomes depend only on the present state.</w:t>
      </w:r>
    </w:p>
    <w:p w14:paraId="12DC144B" w14:textId="77777777" w:rsidR="0026183F" w:rsidRDefault="00000000">
      <w:pPr>
        <w:numPr>
          <w:ilvl w:val="0"/>
          <w:numId w:val="14"/>
        </w:numPr>
      </w:pPr>
      <w:r>
        <w:rPr>
          <w:b/>
          <w:bCs/>
        </w:rPr>
        <w:t>Monte Carlo</w:t>
      </w:r>
      <w:r>
        <w:t xml:space="preserve"> methods use random sampling to approximate an outcome.</w:t>
      </w:r>
    </w:p>
    <w:p w14:paraId="12DC144C" w14:textId="0CC4C706" w:rsidR="0026183F" w:rsidRDefault="00000000">
      <w:pPr>
        <w:numPr>
          <w:ilvl w:val="0"/>
          <w:numId w:val="14"/>
        </w:numPr>
      </w:pPr>
      <w:r>
        <w:t xml:space="preserve">Putting </w:t>
      </w:r>
      <w:r>
        <w:rPr>
          <w:b/>
          <w:bCs/>
        </w:rPr>
        <w:t xml:space="preserve">Markov </w:t>
      </w:r>
      <w:del w:id="68" w:author="Smart, Kenneth" w:date="2026-03-17T11:19:00Z" w16du:dateUtc="2026-03-17T16:19:00Z">
        <w:r w:rsidDel="00177446">
          <w:rPr>
            <w:b/>
            <w:bCs/>
          </w:rPr>
          <w:delText>process</w:delText>
        </w:r>
        <w:r w:rsidDel="00177446">
          <w:delText xml:space="preserve"> </w:delText>
        </w:r>
      </w:del>
      <w:ins w:id="69" w:author="Smart, Kenneth" w:date="2026-03-17T11:19:00Z" w16du:dateUtc="2026-03-17T16:19:00Z">
        <w:r w:rsidR="00177446">
          <w:rPr>
            <w:b/>
            <w:bCs/>
          </w:rPr>
          <w:t>chain</w:t>
        </w:r>
        <w:r w:rsidR="00177446">
          <w:t xml:space="preserve"> </w:t>
        </w:r>
      </w:ins>
      <w:r>
        <w:t xml:space="preserve">and </w:t>
      </w:r>
      <w:r>
        <w:rPr>
          <w:b/>
          <w:bCs/>
        </w:rPr>
        <w:t>Monte Carlo</w:t>
      </w:r>
      <w:r>
        <w:t xml:space="preserve"> methods together, MCMC is a way to gather a representation of the posterior distribution via simulation and repeated sampling.</w:t>
      </w:r>
    </w:p>
    <w:p w14:paraId="12DC144D" w14:textId="77777777" w:rsidR="0026183F" w:rsidRDefault="00000000">
      <w:pPr>
        <w:pStyle w:val="FirstParagraph"/>
      </w:pPr>
      <w:r>
        <w:t>It is easy to think about these two items separately, but what might an example of this look like in action?</w:t>
      </w:r>
    </w:p>
    <w:p w14:paraId="12DC144E" w14:textId="77777777" w:rsidR="0026183F" w:rsidRDefault="00000000">
      <w:pPr>
        <w:pStyle w:val="Highlight"/>
      </w:pPr>
      <w:commentRangeStart w:id="70"/>
      <w:r>
        <w:t>This section needs to cite the source of the example. There are also a few outstanding comments from Raj.</w:t>
      </w:r>
      <w:commentRangeEnd w:id="70"/>
      <w:r w:rsidR="00D473F4">
        <w:rPr>
          <w:rStyle w:val="CommentReference"/>
          <w:caps w:val="0"/>
          <w:color w:val="auto"/>
        </w:rPr>
        <w:commentReference w:id="70"/>
      </w:r>
    </w:p>
    <w:p w14:paraId="12DC144F" w14:textId="5E930AB2" w:rsidR="0026183F" w:rsidRDefault="00000000">
      <w:pPr>
        <w:pStyle w:val="BodyText"/>
      </w:pPr>
      <w:r>
        <w:t xml:space="preserve">Imagine there is a single frog on a pond covered in lily pads. The frog can jump from one lily pad to any of the other lily pads in the pond. The frog is more likely to jump to lily pads that are closer to it, but it can certainly hop all the way across the pond to another lily pad. </w:t>
      </w:r>
      <w:del w:id="71" w:author="Smart, Kenneth" w:date="2026-03-17T11:39:00Z" w16du:dateUtc="2026-03-17T16:39:00Z">
        <w:r w:rsidDel="00F12974">
          <w:delText>The frog wants to find a good lily pad to sit on and get sunlight.</w:delText>
        </w:r>
      </w:del>
    </w:p>
    <w:p w14:paraId="12DC1450" w14:textId="4465927D" w:rsidR="0026183F" w:rsidRDefault="00000000">
      <w:pPr>
        <w:pStyle w:val="BodyText"/>
      </w:pPr>
      <w:r>
        <w:t xml:space="preserve">Which lily pad the frog jumps to from its current lily pad is random, but there is a higher probability that the frog jumps to a lily pad that is closer to it than one that is farther away. Essentially, the next lily pad that the frog jumps to has a distribution around it that is dependent only on the lily pad that the frog is currently on (i.e., this is a Markov </w:t>
      </w:r>
      <w:del w:id="72" w:author="Smart, Kenneth" w:date="2026-03-17T11:20:00Z" w16du:dateUtc="2026-03-17T16:20:00Z">
        <w:r w:rsidDel="00DB00D8">
          <w:delText>process</w:delText>
        </w:r>
      </w:del>
      <w:ins w:id="73" w:author="Smart, Kenneth" w:date="2026-03-17T11:20:00Z" w16du:dateUtc="2026-03-17T16:20:00Z">
        <w:r w:rsidR="00DB00D8">
          <w:t>chain</w:t>
        </w:r>
      </w:ins>
      <w:r>
        <w:t>).</w:t>
      </w:r>
    </w:p>
    <w:p w14:paraId="12DC1451" w14:textId="77777777" w:rsidR="0026183F" w:rsidRDefault="00000000">
      <w:pPr>
        <w:pStyle w:val="BodyText"/>
      </w:pPr>
      <w:r>
        <w:lastRenderedPageBreak/>
        <w:t>Now, when the frog jumps to a new lily pad, the decision to stay on that lily pad is dependent on how much the frog likes that lily pad. The frog likes a lily pads based on how much sunlight it gets there (i.e., this is a likelihood function). If the frog doesn’t like how much sunlight it gets at the new lily pad, imagine that the frog forgets that it ever jumped to it and goes back to their previous lily pad before jumping again.</w:t>
      </w:r>
    </w:p>
    <w:p w14:paraId="12DC1452" w14:textId="77777777" w:rsidR="0026183F" w:rsidRDefault="00000000">
      <w:pPr>
        <w:pStyle w:val="BodyText"/>
      </w:pPr>
      <w:r>
        <w:t>It’s an indecisive frog so it doesn’t want to stay on the same lily pad, and so the frog will keep jumping from lily pad to lily pad (i.e., this a Monte Carlo process). At the end of the day, the frog will have spent more time on lily pads that got the most sunlight, and less time at those in the shade that weren’t the right fit for the frog.</w:t>
      </w:r>
    </w:p>
    <w:p w14:paraId="12DC1453" w14:textId="77777777" w:rsidR="0026183F" w:rsidRDefault="00000000">
      <w:pPr>
        <w:pStyle w:val="BodyText"/>
      </w:pPr>
      <w:r>
        <w:t>Hopefully, this is starting to paint a picture of what an MCMC process looks like and how the Markov chain and Monte Carlo simulation pieces fit together.</w:t>
      </w:r>
    </w:p>
    <w:p w14:paraId="12DC1454" w14:textId="7B21E1DE" w:rsidR="0026183F" w:rsidRDefault="00000000">
      <w:pPr>
        <w:pStyle w:val="BodyText"/>
      </w:pPr>
      <w:r>
        <w:t xml:space="preserve">Extrapolating this example out to statistical terms, if we think about the lily pads as being different parameter </w:t>
      </w:r>
      <w:del w:id="74" w:author="Smart, Kenneth" w:date="2026-03-17T11:41:00Z" w16du:dateUtc="2026-03-17T16:41:00Z">
        <w:r w:rsidDel="00237FCC">
          <w:delText>spaces</w:delText>
        </w:r>
      </w:del>
      <w:ins w:id="75" w:author="Smart, Kenneth" w:date="2026-03-17T11:41:00Z" w16du:dateUtc="2026-03-17T16:41:00Z">
        <w:r w:rsidR="00237FCC">
          <w:t>sets</w:t>
        </w:r>
      </w:ins>
      <w:r>
        <w:t xml:space="preserve">, the frog jumps around from parameter space to parameter </w:t>
      </w:r>
      <w:del w:id="76" w:author="Smart, Kenneth" w:date="2026-03-17T11:41:00Z" w16du:dateUtc="2026-03-17T16:41:00Z">
        <w:r w:rsidDel="00237FCC">
          <w:delText xml:space="preserve">space </w:delText>
        </w:r>
      </w:del>
      <w:ins w:id="77" w:author="Smart, Kenneth" w:date="2026-03-17T11:41:00Z" w16du:dateUtc="2026-03-17T16:41:00Z">
        <w:r w:rsidR="00237FCC">
          <w:t>set</w:t>
        </w:r>
        <w:r w:rsidR="00237FCC">
          <w:t xml:space="preserve"> </w:t>
        </w:r>
      </w:ins>
      <w:r>
        <w:t xml:space="preserve">trying to find one that fits the frog’s needs well. We can think about the frog liking a certain lily pad as how well the parameter </w:t>
      </w:r>
      <w:del w:id="78" w:author="Smart, Kenneth" w:date="2026-03-17T11:41:00Z" w16du:dateUtc="2026-03-17T16:41:00Z">
        <w:r w:rsidDel="00237FCC">
          <w:delText xml:space="preserve">space </w:delText>
        </w:r>
      </w:del>
      <w:ins w:id="79" w:author="Smart, Kenneth" w:date="2026-03-17T11:41:00Z" w16du:dateUtc="2026-03-17T16:41:00Z">
        <w:r w:rsidR="00237FCC">
          <w:t>set</w:t>
        </w:r>
        <w:r w:rsidR="00237FCC">
          <w:t xml:space="preserve"> </w:t>
        </w:r>
      </w:ins>
      <w:r>
        <w:t xml:space="preserve">(e.g., the given lily pad) describes the observed data (e.g., the amount of sunlight). This is just a likelihood function (i.e., what is the likelihood of the data given the parameter </w:t>
      </w:r>
      <w:del w:id="80" w:author="Smart, Kenneth" w:date="2026-03-17T11:41:00Z" w16du:dateUtc="2026-03-17T16:41:00Z">
        <w:r w:rsidDel="00237FCC">
          <w:delText>space</w:delText>
        </w:r>
      </w:del>
      <w:ins w:id="81" w:author="Smart, Kenneth" w:date="2026-03-17T11:41:00Z" w16du:dateUtc="2026-03-17T16:41:00Z">
        <w:r w:rsidR="00237FCC">
          <w:t>set</w:t>
        </w:r>
      </w:ins>
      <w:r>
        <w:t xml:space="preserve">). In an MCMC simulation, if that likelihood is above or below some random simulated threshold, we will accept or reject the parameter </w:t>
      </w:r>
      <w:del w:id="82" w:author="Smart, Kenneth" w:date="2026-03-17T11:41:00Z" w16du:dateUtc="2026-03-17T16:41:00Z">
        <w:r w:rsidDel="00237FCC">
          <w:delText xml:space="preserve">space </w:delText>
        </w:r>
      </w:del>
      <w:ins w:id="83" w:author="Smart, Kenneth" w:date="2026-03-17T11:41:00Z" w16du:dateUtc="2026-03-17T16:41:00Z">
        <w:r w:rsidR="00237FCC">
          <w:t>set</w:t>
        </w:r>
        <w:r w:rsidR="00237FCC">
          <w:t xml:space="preserve"> </w:t>
        </w:r>
      </w:ins>
      <w:r>
        <w:t xml:space="preserve">(e.g., will the frog stay at that lily pad or go back to the one it jumped there from). Finally, if </w:t>
      </w:r>
      <w:ins w:id="84" w:author="Smart, Kenneth" w:date="2026-03-17T11:23:00Z" w16du:dateUtc="2026-03-17T16:23:00Z">
        <w:r w:rsidR="00C84D72">
          <w:t>the frog continues to jump around repeatedly</w:t>
        </w:r>
      </w:ins>
      <w:ins w:id="85" w:author="Smart, Kenneth" w:date="2026-03-17T11:24:00Z" w16du:dateUtc="2026-03-17T16:24:00Z">
        <w:r w:rsidR="00C84D72">
          <w:t xml:space="preserve">, </w:t>
        </w:r>
      </w:ins>
      <w:r>
        <w:t xml:space="preserve">we observe which lily pads the frog spends the most time on, we can end up with a distribution of which lily pads the frog liked best. In statistical terms, this equates to which parameter </w:t>
      </w:r>
      <w:del w:id="86" w:author="Smart, Kenneth" w:date="2026-03-17T11:41:00Z" w16du:dateUtc="2026-03-17T16:41:00Z">
        <w:r w:rsidDel="00237FCC">
          <w:delText xml:space="preserve">spaces </w:delText>
        </w:r>
      </w:del>
      <w:ins w:id="87" w:author="Smart, Kenneth" w:date="2026-03-17T11:41:00Z" w16du:dateUtc="2026-03-17T16:41:00Z">
        <w:r w:rsidR="00237FCC">
          <w:t>set</w:t>
        </w:r>
        <w:r w:rsidR="00237FCC">
          <w:t xml:space="preserve"> </w:t>
        </w:r>
      </w:ins>
      <w:r>
        <w:t xml:space="preserve">that </w:t>
      </w:r>
      <w:proofErr w:type="gramStart"/>
      <w:r>
        <w:t>are</w:t>
      </w:r>
      <w:proofErr w:type="gramEnd"/>
      <w:r>
        <w:t xml:space="preserve"> most likely to describe the data.</w:t>
      </w:r>
    </w:p>
    <w:p w14:paraId="12DC1455" w14:textId="77777777" w:rsidR="0026183F" w:rsidRDefault="00000000">
      <w:pPr>
        <w:pStyle w:val="BodyText"/>
      </w:pPr>
      <w:r>
        <w:t>This example is a version of the Metropolis-Hastings algorithm, which is a form of an MCMC process. There are several forms of MCMC processes: Gibbs sampling, Metropolis-Hastings, Hamiltonian Monte Carlo, etc. The specifics of how each one works are beyond the scope of this paper.</w:t>
      </w:r>
    </w:p>
    <w:p w14:paraId="12DC1456" w14:textId="77777777" w:rsidR="0026183F" w:rsidRDefault="00000000">
      <w:pPr>
        <w:pStyle w:val="Heading2"/>
      </w:pPr>
      <w:bookmarkStart w:id="88" w:name="execution-of-mcmc"/>
      <w:bookmarkEnd w:id="65"/>
      <w:r>
        <w:t>4.3 Execution of MCMC</w:t>
      </w:r>
    </w:p>
    <w:p w14:paraId="12DC1457" w14:textId="77777777" w:rsidR="0026183F" w:rsidRDefault="00000000">
      <w:pPr>
        <w:pStyle w:val="FirstParagraph"/>
      </w:pPr>
      <w:r>
        <w:t>MCMC can be executed using Stan, an open-source software, via common coding languages (e.g., Python and R). Later in this paper we dive into a comparison of MCMC fits verses traditional methods and provide a real example of fitting an MCMC process. In this paper, we leverage the RStan package, though there are numerous other packages that can be used (RStan leverages Hamiltonian Monte Carlo).</w:t>
      </w:r>
    </w:p>
    <w:p w14:paraId="12DC1458" w14:textId="77777777" w:rsidR="0026183F" w:rsidRDefault="00000000">
      <w:pPr>
        <w:pStyle w:val="BodyText"/>
      </w:pPr>
      <w:commentRangeStart w:id="89"/>
      <w:r>
        <w:t xml:space="preserve">In order to assess the model fit of a MCMC model, there are several diagnostics you can analyze.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wanted to have 30,000 iterations, we could break this up into 3 chains of equal length of 10,000 iterations each. When a new chain is started, the Markov process starts from a new spot. In this example, we would have 3 random starting locations before beginning the 10,000 iterations each. </w:t>
      </w:r>
      <w:commentRangeStart w:id="90"/>
      <w:r>
        <w:t xml:space="preserve">This helps in understanding if the initial starting point influences the convergence of the chain (see discussion on trace plots below for more understanding). </w:t>
      </w:r>
      <w:commentRangeEnd w:id="90"/>
      <w:r w:rsidR="009C5407">
        <w:rPr>
          <w:rStyle w:val="CommentReference"/>
        </w:rPr>
        <w:commentReference w:id="90"/>
      </w:r>
      <w:r>
        <w:t>We present sample code below of how this could be implemented using dummy data.</w:t>
      </w:r>
      <w:commentRangeEnd w:id="89"/>
      <w:r w:rsidR="00F16B88">
        <w:rPr>
          <w:rStyle w:val="CommentReference"/>
        </w:rPr>
        <w:commentReference w:id="89"/>
      </w:r>
    </w:p>
    <w:p w14:paraId="12DC1459" w14:textId="77777777" w:rsidR="0026183F" w:rsidRDefault="00000000">
      <w:pPr>
        <w:pStyle w:val="SourceCode"/>
      </w:pPr>
      <w:commentRangeStart w:id="91"/>
      <w:r>
        <w:rPr>
          <w:rStyle w:val="NormalTok"/>
        </w:rPr>
        <w:lastRenderedPageBreak/>
        <w:t>rstan</w:t>
      </w:r>
      <w:r>
        <w:rPr>
          <w:rStyle w:val="SpecialCharTok"/>
        </w:rPr>
        <w:t>::</w:t>
      </w:r>
      <w:r>
        <w:rPr>
          <w:rStyle w:val="FunctionTok"/>
        </w:rPr>
        <w:t>stan</w:t>
      </w:r>
      <w:r>
        <w:rPr>
          <w:rStyle w:val="NormalTok"/>
        </w:rPr>
        <w:t>(</w:t>
      </w:r>
      <w:r>
        <w:br/>
      </w:r>
      <w:r>
        <w:rPr>
          <w:rStyle w:val="NormalTok"/>
        </w:rPr>
        <w:t xml:space="preserve">  </w:t>
      </w:r>
      <w:r>
        <w:rPr>
          <w:rStyle w:val="CommentTok"/>
        </w:rPr>
        <w:t># Empirical data</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w:t>
      </w:r>
      <w:r>
        <w:rPr>
          <w:rStyle w:val="DecValTok"/>
        </w:rPr>
        <w:t>8</w:t>
      </w:r>
      <w:r>
        <w:rPr>
          <w:rStyle w:val="NormalTok"/>
        </w:rPr>
        <w:t xml:space="preserve">, </w:t>
      </w:r>
      <w:r>
        <w:rPr>
          <w:rStyle w:val="CommentTok"/>
        </w:rPr>
        <w:t xml:space="preserve"># Number of observations </w:t>
      </w:r>
      <w:r>
        <w:br/>
      </w:r>
      <w:r>
        <w:rPr>
          <w:rStyle w:val="NormalTok"/>
        </w:rPr>
        <w:t xml:space="preserve">    </w:t>
      </w:r>
      <w:r>
        <w:rPr>
          <w:rStyle w:val="AttributeTok"/>
        </w:rPr>
        <w:t>obs =</w:t>
      </w:r>
      <w:r>
        <w:rPr>
          <w:rStyle w:val="NormalTok"/>
        </w:rPr>
        <w:t xml:space="preserve"> </w:t>
      </w:r>
      <w:r>
        <w:rPr>
          <w:rStyle w:val="FunctionTok"/>
        </w:rPr>
        <w:t>c</w:t>
      </w:r>
      <w:r>
        <w:rPr>
          <w:rStyle w:val="NormalTok"/>
        </w:rPr>
        <w:t>(</w:t>
      </w:r>
      <w:r>
        <w:rPr>
          <w:rStyle w:val="DecValTok"/>
        </w:rPr>
        <w:t>6</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0</w:t>
      </w:r>
      <w:r>
        <w:rPr>
          <w:rStyle w:val="NormalTok"/>
        </w:rPr>
        <w:t xml:space="preserve">, </w:t>
      </w:r>
      <w:r>
        <w:rPr>
          <w:rStyle w:val="DecValTok"/>
        </w:rPr>
        <w:t>4</w:t>
      </w:r>
      <w:r>
        <w:rPr>
          <w:rStyle w:val="NormalTok"/>
        </w:rPr>
        <w:t xml:space="preserve">, </w:t>
      </w:r>
      <w:r>
        <w:rPr>
          <w:rStyle w:val="DecValTok"/>
        </w:rPr>
        <w:t>1</w:t>
      </w:r>
      <w:r>
        <w:rPr>
          <w:rStyle w:val="NormalTok"/>
        </w:rPr>
        <w:t xml:space="preserve">, </w:t>
      </w:r>
      <w:r>
        <w:rPr>
          <w:rStyle w:val="DecValTok"/>
        </w:rPr>
        <w:t>3</w:t>
      </w:r>
      <w:r>
        <w:rPr>
          <w:rStyle w:val="NormalTok"/>
        </w:rPr>
        <w:t xml:space="preserve">) </w:t>
      </w:r>
      <w:r>
        <w:rPr>
          <w:rStyle w:val="CommentTok"/>
        </w:rPr>
        <w:t xml:space="preserve"># Sampled data from Poisson distribution   </w:t>
      </w:r>
      <w:r>
        <w:br/>
      </w:r>
      <w:r>
        <w:rPr>
          <w:rStyle w:val="NormalTok"/>
        </w:rPr>
        <w:t xml:space="preserve">  ),</w:t>
      </w:r>
      <w:r>
        <w:br/>
      </w:r>
      <w:r>
        <w:rPr>
          <w:rStyle w:val="NormalTok"/>
        </w:rPr>
        <w:t xml:space="preserve">  </w:t>
      </w:r>
      <w:r>
        <w:rPr>
          <w:rStyle w:val="CommentTok"/>
        </w:rPr>
        <w:t># Simulation settings</w:t>
      </w:r>
      <w:r>
        <w:br/>
      </w:r>
      <w:r>
        <w:rPr>
          <w:rStyle w:val="NormalTok"/>
        </w:rPr>
        <w:t xml:space="preserve">  </w:t>
      </w:r>
      <w:r>
        <w:rPr>
          <w:rStyle w:val="AttributeTok"/>
        </w:rPr>
        <w:t>chains =</w:t>
      </w:r>
      <w:r>
        <w:rPr>
          <w:rStyle w:val="NormalTok"/>
        </w:rPr>
        <w:t xml:space="preserve"> </w:t>
      </w:r>
      <w:r>
        <w:rPr>
          <w:rStyle w:val="DecValTok"/>
        </w:rPr>
        <w:t>3</w:t>
      </w:r>
      <w:r>
        <w:rPr>
          <w:rStyle w:val="NormalTok"/>
        </w:rPr>
        <w:t xml:space="preserve">, </w:t>
      </w:r>
      <w:r>
        <w:rPr>
          <w:rStyle w:val="CommentTok"/>
        </w:rPr>
        <w:t># Number of segments to split simulation into</w:t>
      </w:r>
      <w:r>
        <w:br/>
      </w:r>
      <w:r>
        <w:rPr>
          <w:rStyle w:val="NormalTok"/>
        </w:rPr>
        <w:t xml:space="preserve">  </w:t>
      </w:r>
      <w:r>
        <w:rPr>
          <w:rStyle w:val="AttributeTok"/>
        </w:rPr>
        <w:t>iter =</w:t>
      </w:r>
      <w:r>
        <w:rPr>
          <w:rStyle w:val="NormalTok"/>
        </w:rPr>
        <w:t xml:space="preserve"> </w:t>
      </w:r>
      <w:r>
        <w:rPr>
          <w:rStyle w:val="DecValTok"/>
        </w:rPr>
        <w:t>10000</w:t>
      </w:r>
      <w:r>
        <w:rPr>
          <w:rStyle w:val="NormalTok"/>
        </w:rPr>
        <w:t xml:space="preserve">, </w:t>
      </w:r>
      <w:r>
        <w:rPr>
          <w:rStyle w:val="CommentTok"/>
        </w:rPr>
        <w:t># Number of iterations per chain</w:t>
      </w:r>
      <w:r>
        <w:br/>
      </w:r>
      <w:r>
        <w:rPr>
          <w:rStyle w:val="NormalTok"/>
        </w:rPr>
        <w:t xml:space="preserve">  </w:t>
      </w:r>
      <w:r>
        <w:rPr>
          <w:rStyle w:val="AttributeTok"/>
        </w:rPr>
        <w:t>warmup =</w:t>
      </w:r>
      <w:r>
        <w:rPr>
          <w:rStyle w:val="NormalTok"/>
        </w:rPr>
        <w:t xml:space="preserve"> </w:t>
      </w:r>
      <w:r>
        <w:rPr>
          <w:rStyle w:val="DecValTok"/>
        </w:rPr>
        <w:t>1000</w:t>
      </w:r>
      <w:r>
        <w:rPr>
          <w:rStyle w:val="NormalTok"/>
        </w:rPr>
        <w:t xml:space="preserve">, </w:t>
      </w:r>
      <w:r>
        <w:rPr>
          <w:rStyle w:val="CommentTok"/>
        </w:rPr>
        <w:t># Number of iterations to "toss out"</w:t>
      </w:r>
      <w:r>
        <w:br/>
      </w:r>
      <w:r>
        <w:rPr>
          <w:rStyle w:val="NormalTok"/>
        </w:rPr>
        <w:t xml:space="preserve">  </w:t>
      </w:r>
      <w:r>
        <w:rPr>
          <w:rStyle w:val="AttributeTok"/>
        </w:rPr>
        <w:t>seed =</w:t>
      </w:r>
      <w:r>
        <w:rPr>
          <w:rStyle w:val="NormalTok"/>
        </w:rPr>
        <w:t xml:space="preserve"> </w:t>
      </w:r>
      <w:r>
        <w:rPr>
          <w:rStyle w:val="DecValTok"/>
        </w:rPr>
        <w:t>314159</w:t>
      </w:r>
      <w:r>
        <w:rPr>
          <w:rStyle w:val="NormalTok"/>
        </w:rPr>
        <w:t xml:space="preserve">, </w:t>
      </w:r>
      <w:r>
        <w:rPr>
          <w:rStyle w:val="CommentTok"/>
        </w:rPr>
        <w:t># for reproducibility</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 Empirical data, corresponds to first argument in function call</w:t>
      </w:r>
      <w:r>
        <w:br/>
      </w:r>
      <w:r>
        <w:rPr>
          <w:rStyle w:val="StringTok"/>
        </w:rPr>
        <w:t xml:space="preserve">      data{</w:t>
      </w:r>
      <w:r>
        <w:br/>
      </w:r>
      <w:r>
        <w:rPr>
          <w:rStyle w:val="StringTok"/>
        </w:rPr>
        <w:t xml:space="preserve">        // Number of observations      </w:t>
      </w:r>
      <w:r>
        <w:br/>
      </w:r>
      <w:r>
        <w:rPr>
          <w:rStyle w:val="StringTok"/>
        </w:rPr>
        <w:t xml:space="preserve">        int&lt;lower = 0&gt; N; </w:t>
      </w:r>
      <w:r>
        <w:br/>
      </w:r>
      <w:r>
        <w:rPr>
          <w:rStyle w:val="StringTok"/>
        </w:rPr>
        <w:t xml:space="preserve">        </w:t>
      </w:r>
      <w:r>
        <w:br/>
      </w:r>
      <w:r>
        <w:rPr>
          <w:rStyle w:val="StringTok"/>
        </w:rPr>
        <w:t xml:space="preserve">        // The empirical data</w:t>
      </w:r>
      <w:r>
        <w:br/>
      </w:r>
      <w:r>
        <w:rPr>
          <w:rStyle w:val="StringTok"/>
        </w:rPr>
        <w:t xml:space="preserve">        int obs[N]; </w:t>
      </w:r>
      <w:r>
        <w:br/>
      </w:r>
      <w:r>
        <w:rPr>
          <w:rStyle w:val="StringTok"/>
        </w:rPr>
        <w:t xml:space="preserve">      }</w:t>
      </w:r>
      <w:r>
        <w:br/>
      </w:r>
      <w:r>
        <w:rPr>
          <w:rStyle w:val="StringTok"/>
        </w:rPr>
        <w:t xml:space="preserve">      </w:t>
      </w:r>
      <w:r>
        <w:br/>
      </w:r>
      <w:r>
        <w:rPr>
          <w:rStyle w:val="StringTok"/>
        </w:rPr>
        <w:t xml:space="preserve">      // Simulated parameters - i.e., where you set up prior distribution</w:t>
      </w:r>
      <w:r>
        <w:br/>
      </w:r>
      <w:r>
        <w:rPr>
          <w:rStyle w:val="StringTok"/>
        </w:rPr>
        <w:t xml:space="preserve">      parameters {</w:t>
      </w:r>
      <w:r>
        <w:br/>
      </w:r>
      <w:r>
        <w:rPr>
          <w:rStyle w:val="StringTok"/>
        </w:rPr>
        <w:t xml:space="preserve">        // Poisson parameter of our likelihood distribution</w:t>
      </w:r>
      <w:r>
        <w:br/>
      </w:r>
      <w:r>
        <w:rPr>
          <w:rStyle w:val="StringTok"/>
        </w:rPr>
        <w:t xml:space="preserve">        real&lt;lower = 0&gt; sampled_lambda;</w:t>
      </w:r>
      <w:r>
        <w:br/>
      </w:r>
      <w:r>
        <w:rPr>
          <w:rStyle w:val="StringTok"/>
        </w:rPr>
        <w:t xml:space="preserve">      }</w:t>
      </w:r>
      <w:r>
        <w:br/>
      </w:r>
      <w:r>
        <w:rPr>
          <w:rStyle w:val="StringTok"/>
        </w:rPr>
        <w:t xml:space="preserve">      </w:t>
      </w:r>
      <w:r>
        <w:br/>
      </w:r>
      <w:r>
        <w:rPr>
          <w:rStyle w:val="StringTok"/>
        </w:rPr>
        <w:t xml:space="preserve">      // Main model</w:t>
      </w:r>
      <w:r>
        <w:br/>
      </w:r>
      <w:r>
        <w:rPr>
          <w:rStyle w:val="StringTok"/>
        </w:rPr>
        <w:t xml:space="preserve">      model {</w:t>
      </w:r>
      <w:r>
        <w:br/>
      </w:r>
      <w:r>
        <w:rPr>
          <w:rStyle w:val="StringTok"/>
        </w:rPr>
        <w:t xml:space="preserve">        // Assumed prior distribution of lambda: ChiSquare(nu = 2)</w:t>
      </w:r>
      <w:r>
        <w:br/>
      </w:r>
      <w:r>
        <w:rPr>
          <w:rStyle w:val="StringTok"/>
        </w:rPr>
        <w:t xml:space="preserve">        sampled_lambda ~ chi_square(2); </w:t>
      </w:r>
      <w:r>
        <w:br/>
      </w:r>
      <w:r>
        <w:rPr>
          <w:rStyle w:val="StringTok"/>
        </w:rPr>
        <w:t xml:space="preserve">        </w:t>
      </w:r>
      <w:r>
        <w:br/>
      </w:r>
      <w:r>
        <w:rPr>
          <w:rStyle w:val="StringTok"/>
        </w:rPr>
        <w:t xml:space="preserve">        // For each data point, we simulate a poisson likelihood</w:t>
      </w:r>
      <w:r>
        <w:br/>
      </w:r>
      <w:r>
        <w:rPr>
          <w:rStyle w:val="StringTok"/>
        </w:rPr>
        <w:t xml:space="preserve">        for(i in 1:N) {</w:t>
      </w:r>
      <w:r>
        <w:br/>
      </w:r>
      <w:r>
        <w:rPr>
          <w:rStyle w:val="StringTok"/>
        </w:rPr>
        <w:t xml:space="preserve">          obs[i] ~ poisson(sampled_lambda);</w:t>
      </w:r>
      <w:r>
        <w:br/>
      </w:r>
      <w:r>
        <w:rPr>
          <w:rStyle w:val="StringTok"/>
        </w:rPr>
        <w:t xml:space="preserve">        }</w:t>
      </w:r>
      <w:r>
        <w:br/>
      </w:r>
      <w:r>
        <w:rPr>
          <w:rStyle w:val="StringTok"/>
        </w:rPr>
        <w:t xml:space="preserve">      }</w:t>
      </w:r>
      <w:r>
        <w:br/>
      </w:r>
      <w:r>
        <w:rPr>
          <w:rStyle w:val="StringTok"/>
        </w:rPr>
        <w:t xml:space="preserve">  '</w:t>
      </w:r>
      <w:r>
        <w:br/>
      </w:r>
      <w:r>
        <w:rPr>
          <w:rStyle w:val="NormalTok"/>
        </w:rPr>
        <w:t>)</w:t>
      </w:r>
      <w:commentRangeEnd w:id="91"/>
      <w:r w:rsidR="009C5407">
        <w:rPr>
          <w:rStyle w:val="CommentReference"/>
          <w:rFonts w:ascii="Calibri" w:hAnsi="Calibri"/>
        </w:rPr>
        <w:commentReference w:id="91"/>
      </w:r>
    </w:p>
    <w:p w14:paraId="12DC145A" w14:textId="77777777" w:rsidR="0026183F" w:rsidRDefault="00000000">
      <w:pPr>
        <w:pStyle w:val="Highlight"/>
      </w:pPr>
      <w:r>
        <w:t>I like Alex’s idea of having tying this back to anchoring</w:t>
      </w:r>
    </w:p>
    <w:p w14:paraId="12DC145B" w14:textId="77777777" w:rsidR="0026183F" w:rsidRDefault="00000000">
      <w:pPr>
        <w:pStyle w:val="Highlight"/>
      </w:pPr>
      <w:r>
        <w:t>See Jaylen’s comment on the above paragraph</w:t>
      </w:r>
    </w:p>
    <w:p w14:paraId="12DC145C" w14:textId="77777777" w:rsidR="0026183F" w:rsidRDefault="00000000">
      <w:pPr>
        <w:pStyle w:val="BodyText"/>
      </w:pPr>
      <w:r>
        <w:t>Some model diagnostics to help assess the model fit:</w:t>
      </w:r>
    </w:p>
    <w:p w14:paraId="12DC145D" w14:textId="77777777" w:rsidR="0026183F" w:rsidRDefault="00000000">
      <w:pPr>
        <w:numPr>
          <w:ilvl w:val="0"/>
          <w:numId w:val="15"/>
        </w:numPr>
      </w:pPr>
      <w:r>
        <w:t>R-hat, also known as the Gelman-Rubin statistic, is a diagnostic that is used to assess the convergence of the simulation. It is calculated as the square root of the ratio of the variance between simulation chains to the variance within the chains. A well-converging model will have an R-hat statistic close to 1.0, as is implied by the formula that the variance between chains is relatively equal to the variance within a chain.</w:t>
      </w:r>
    </w:p>
    <w:p w14:paraId="12DC145E" w14:textId="77777777" w:rsidR="0026183F" w:rsidRDefault="00000000">
      <w:pPr>
        <w:numPr>
          <w:ilvl w:val="0"/>
          <w:numId w:val="15"/>
        </w:numPr>
      </w:pPr>
      <w:r>
        <w:t xml:space="preserve">Effective Sample Size (N-eff) tests the correlation of the sampling done in the simulation. Since it is a Markov chain and the next iteration is dependent on the current starting position, there is </w:t>
      </w:r>
      <w:r>
        <w:lastRenderedPageBreak/>
        <w:t>going to be correlation between samples. The effective sample size statistic helps identify how much correlation occurs during the sampling through the following formula:</w:t>
      </w:r>
    </w:p>
    <w:p w14:paraId="12DC145F" w14:textId="77777777" w:rsidR="0026183F" w:rsidRDefault="00000000">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14:paraId="1606376B" w14:textId="77777777" w:rsidR="009C5407" w:rsidRDefault="00000000">
      <w:pPr>
        <w:numPr>
          <w:ilvl w:val="0"/>
          <w:numId w:val="10"/>
        </w:numPr>
        <w:rPr>
          <w:ins w:id="92" w:author="Smart, Kenneth" w:date="2026-03-17T11:25:00Z" w16du:dateUtc="2026-03-17T16:25:00Z"/>
        </w:rPr>
      </w:pPr>
      <w:r>
        <w:t xml:space="preserve">where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is the correlation at lag k. </w:t>
      </w:r>
    </w:p>
    <w:p w14:paraId="12DC1460" w14:textId="2D608031" w:rsidR="0026183F" w:rsidRDefault="009C5407">
      <w:pPr>
        <w:numPr>
          <w:ilvl w:val="0"/>
          <w:numId w:val="10"/>
        </w:numPr>
      </w:pPr>
      <w:ins w:id="93" w:author="Smart, Kenneth" w:date="2026-03-17T11:25:00Z" w16du:dateUtc="2026-03-17T16:25:00Z">
        <w:r>
          <w:t xml:space="preserve">To think of it another way, the effective sample size is an estimation of how many </w:t>
        </w:r>
        <w:r w:rsidRPr="00337A10">
          <w:rPr>
            <w:b/>
            <w:bCs/>
            <w:i/>
            <w:iCs/>
          </w:rPr>
          <w:t>independent</w:t>
        </w:r>
        <w:r w:rsidR="00337A10">
          <w:t xml:space="preserve"> it</w:t>
        </w:r>
      </w:ins>
      <w:ins w:id="94" w:author="Smart, Kenneth" w:date="2026-03-17T11:26:00Z" w16du:dateUtc="2026-03-17T16:26:00Z">
        <w:r w:rsidR="00337A10">
          <w:t xml:space="preserve">erations are in the simulated results, and so </w:t>
        </w:r>
      </w:ins>
      <w:del w:id="95" w:author="Smart, Kenneth" w:date="2026-03-17T11:26:00Z" w16du:dateUtc="2026-03-17T16:26:00Z">
        <w:r w:rsidR="00000000" w:rsidRPr="00337A10" w:rsidDel="00337A10">
          <w:delText>W</w:delText>
        </w:r>
      </w:del>
      <w:ins w:id="96" w:author="Smart, Kenneth" w:date="2026-03-17T11:26:00Z" w16du:dateUtc="2026-03-17T16:26:00Z">
        <w:r w:rsidR="00337A10">
          <w:t>w</w:t>
        </w:r>
      </w:ins>
      <w:r w:rsidR="00000000" w:rsidRPr="00337A10">
        <w:t>e</w:t>
      </w:r>
      <w:r w:rsidR="00000000">
        <w:t xml:space="preserv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14:paraId="12DC1461" w14:textId="733DB623" w:rsidR="0026183F" w:rsidDel="00337A10" w:rsidRDefault="00000000">
      <w:pPr>
        <w:pStyle w:val="Highlight"/>
        <w:numPr>
          <w:ilvl w:val="0"/>
          <w:numId w:val="10"/>
        </w:numPr>
        <w:rPr>
          <w:del w:id="97" w:author="Smart, Kenneth" w:date="2026-03-17T11:26:00Z" w16du:dateUtc="2026-03-17T16:26:00Z"/>
        </w:rPr>
      </w:pPr>
      <w:del w:id="98" w:author="Smart, Kenneth" w:date="2026-03-17T11:26:00Z" w16du:dateUtc="2026-03-17T16:26:00Z">
        <w:r w:rsidDel="00337A10">
          <w:delText>Outstanding comments from Grant on n_eff</w:delText>
        </w:r>
      </w:del>
    </w:p>
    <w:p w14:paraId="12DC1462" w14:textId="77777777" w:rsidR="0026183F" w:rsidRDefault="00000000">
      <w:pPr>
        <w:numPr>
          <w:ilvl w:val="0"/>
          <w:numId w:val="15"/>
        </w:numPr>
      </w:pPr>
      <w:r>
        <w:t>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well-mixing models and well-converged chains. Below comparing the left and right plot, the left plot is an example of well-mixed trace plot result, the points appear random, with no specific pattern in the lines, and all 3 chains are converging over the same region. The plot on the right is a not well-mixed model, as we see the orange line has a much higher mean across all iterations than the pink or blue lines.</w:t>
      </w:r>
    </w:p>
    <w:p w14:paraId="12DC1463" w14:textId="77777777" w:rsidR="0026183F" w:rsidRDefault="00000000">
      <w:pPr>
        <w:numPr>
          <w:ilvl w:val="0"/>
          <w:numId w:val="10"/>
        </w:numPr>
      </w:pPr>
      <w:r>
        <w:rPr>
          <w:noProof/>
        </w:rPr>
        <w:drawing>
          <wp:inline distT="0" distB="0" distL="0" distR="0" wp14:anchorId="12DC14A4" wp14:editId="12DC14A5">
            <wp:extent cx="2381250" cy="198873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clipboard-1793822460.png"/>
                    <pic:cNvPicPr>
                      <a:picLocks noChangeAspect="1" noChangeArrowheads="1"/>
                    </pic:cNvPicPr>
                  </pic:nvPicPr>
                  <pic:blipFill>
                    <a:blip r:embed="rId12"/>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12DC14A6" wp14:editId="12DC14A7">
            <wp:extent cx="2381250" cy="1996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clipboard-2720184601.png"/>
                    <pic:cNvPicPr>
                      <a:picLocks noChangeAspect="1" noChangeArrowheads="1"/>
                    </pic:cNvPicPr>
                  </pic:nvPicPr>
                  <pic:blipFill>
                    <a:blip r:embed="rId13"/>
                    <a:stretch>
                      <a:fillRect/>
                    </a:stretch>
                  </pic:blipFill>
                  <pic:spPr bwMode="auto">
                    <a:xfrm>
                      <a:off x="0" y="0"/>
                      <a:ext cx="2381250" cy="1996290"/>
                    </a:xfrm>
                    <a:prstGeom prst="rect">
                      <a:avLst/>
                    </a:prstGeom>
                    <a:noFill/>
                    <a:ln w="9525">
                      <a:noFill/>
                      <a:headEnd/>
                      <a:tailEnd/>
                    </a:ln>
                  </pic:spPr>
                </pic:pic>
              </a:graphicData>
            </a:graphic>
          </wp:inline>
        </w:drawing>
      </w:r>
    </w:p>
    <w:p w14:paraId="12DC1464" w14:textId="3E547DFD" w:rsidR="0026183F" w:rsidDel="00A1110B" w:rsidRDefault="00000000">
      <w:pPr>
        <w:pStyle w:val="Highlight"/>
        <w:numPr>
          <w:ilvl w:val="0"/>
          <w:numId w:val="10"/>
        </w:numPr>
        <w:rPr>
          <w:del w:id="99" w:author="Smart, Kenneth" w:date="2026-03-17T11:26:00Z" w16du:dateUtc="2026-03-17T16:26:00Z"/>
        </w:rPr>
      </w:pPr>
      <w:del w:id="100" w:author="Smart, Kenneth" w:date="2026-03-17T11:26:00Z" w16du:dateUtc="2026-03-17T16:26:00Z">
        <w:r w:rsidDel="00A1110B">
          <w:delText>Outstanding comments from Grant on converging</w:delText>
        </w:r>
      </w:del>
    </w:p>
    <w:p w14:paraId="12DC1465" w14:textId="77777777" w:rsidR="0026183F" w:rsidRDefault="00000000">
      <w:pPr>
        <w:pStyle w:val="Heading1"/>
      </w:pPr>
      <w:bookmarkStart w:id="101" w:name="an-example-in-action"/>
      <w:bookmarkEnd w:id="45"/>
      <w:bookmarkEnd w:id="88"/>
      <w:r>
        <w:t>5. An Example in Action</w:t>
      </w:r>
    </w:p>
    <w:p w14:paraId="12DC1466" w14:textId="77777777" w:rsidR="0026183F" w:rsidRDefault="00000000">
      <w:pPr>
        <w:pStyle w:val="FirstParagraph"/>
      </w:pPr>
      <w:r>
        <w:t>For our example, let’s assume you are tasked with estimating the expected frequency of global earthquakes over 6.0 magnitude for the year 2012. You are given a dataset of prior earthquakes since 1983.</w:t>
      </w:r>
    </w:p>
    <w:p w14:paraId="12DC1467" w14:textId="77777777" w:rsidR="0026183F" w:rsidRDefault="00000000">
      <w:pPr>
        <w:pStyle w:val="BodyText"/>
      </w:pPr>
      <w:r>
        <w:t>First, let’s get the data we’ll be using in our example. Below is the history for 1983 through 2011.</w:t>
      </w:r>
    </w:p>
    <w:p w14:paraId="12DC1468" w14:textId="77777777" w:rsidR="0026183F" w:rsidRDefault="00000000">
      <w:pPr>
        <w:pStyle w:val="BodyText"/>
      </w:pPr>
      <w:r>
        <w:rPr>
          <w:noProof/>
        </w:rPr>
        <w:lastRenderedPageBreak/>
        <w:drawing>
          <wp:inline distT="0" distB="0" distL="0" distR="0" wp14:anchorId="12DC14A8" wp14:editId="12DC14A9">
            <wp:extent cx="5544151"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20Practical%20Guide%20to%20Using%20Bayesian%20Statistics_files/figure-docx/data_by_year-1.png"/>
                    <pic:cNvPicPr>
                      <a:picLocks noChangeAspect="1" noChangeArrowheads="1"/>
                    </pic:cNvPicPr>
                  </pic:nvPicPr>
                  <pic:blipFill>
                    <a:blip r:embed="rId14"/>
                    <a:stretch>
                      <a:fillRect/>
                    </a:stretch>
                  </pic:blipFill>
                  <pic:spPr bwMode="auto">
                    <a:xfrm>
                      <a:off x="0" y="0"/>
                      <a:ext cx="5544151" cy="3696101"/>
                    </a:xfrm>
                    <a:prstGeom prst="rect">
                      <a:avLst/>
                    </a:prstGeom>
                    <a:noFill/>
                    <a:ln w="9525">
                      <a:noFill/>
                      <a:headEnd/>
                      <a:tailEnd/>
                    </a:ln>
                  </pic:spPr>
                </pic:pic>
              </a:graphicData>
            </a:graphic>
          </wp:inline>
        </w:drawing>
      </w:r>
    </w:p>
    <w:p w14:paraId="12DC1469" w14:textId="77777777" w:rsidR="0026183F" w:rsidRDefault="00000000">
      <w:pPr>
        <w:pStyle w:val="BodyText"/>
      </w:pPr>
      <w:r>
        <w:t>In the simplest case, you may decide given the recent trend, that the five-year average is the best approximation of future frequency. In this case, your selected frequency is 183.2 (“Point Estimate”). This approach is consistent with the frequentist methods described earlier and can be written as follows:</w:t>
      </w:r>
    </w:p>
    <w:p w14:paraId="12DC146A" w14:textId="77777777" w:rsidR="0026183F" w:rsidRDefault="00000000">
      <w:pPr>
        <w:pStyle w:val="BodyText"/>
      </w:pPr>
      <m:oMathPara>
        <m:oMath>
          <m:r>
            <w:rPr>
              <w:rFonts w:ascii="Cambria Math" w:hAnsi="Cambria Math"/>
            </w:rPr>
            <m:t>X</m:t>
          </m:r>
          <m:r>
            <m:rPr>
              <m:sty m:val="p"/>
            </m:rPr>
            <w:rPr>
              <w:rFonts w:ascii="Cambria Math" w:hAnsi="Cambria Math"/>
            </w:rPr>
            <m:t>=</m:t>
          </m:r>
          <m:r>
            <w:rPr>
              <w:rFonts w:ascii="Cambria Math" w:hAnsi="Cambria Math"/>
            </w:rPr>
            <m:t>183.2</m:t>
          </m:r>
        </m:oMath>
      </m:oMathPara>
    </w:p>
    <w:p w14:paraId="12DC146B" w14:textId="77777777" w:rsidR="0026183F" w:rsidRDefault="00000000">
      <w:pPr>
        <w:pStyle w:val="BodyText"/>
      </w:pPr>
      <w:r>
        <w:t>Your next logical step might be to add some process risk around your estimate by fitting a distribution to the data. Based on an examination of the data, you decide to model frequency using the Poisson distribution with lambda = 183.2. This can written as follows:</w:t>
      </w:r>
    </w:p>
    <w:p w14:paraId="12DC146C" w14:textId="77777777" w:rsidR="0026183F" w:rsidRDefault="00000000">
      <w:pPr>
        <w:pStyle w:val="BodyText"/>
      </w:pPr>
      <m:oMathPara>
        <m:oMath>
          <m:r>
            <w:rPr>
              <w:rFonts w:ascii="Cambria Math" w:hAnsi="Cambria Math"/>
            </w:rPr>
            <m:t>X</m:t>
          </m:r>
          <m:r>
            <m:rPr>
              <m:sty m:val="p"/>
            </m:rPr>
            <w:rPr>
              <w:rFonts w:ascii="Cambria Math" w:hAnsi="Cambria Math"/>
            </w:rPr>
            <m:t>∼</m:t>
          </m:r>
          <m:r>
            <w:rPr>
              <w:rFonts w:ascii="Cambria Math" w:hAnsi="Cambria Math"/>
            </w:rPr>
            <m:t>Pois</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183.2</m:t>
              </m:r>
            </m:e>
          </m:d>
        </m:oMath>
      </m:oMathPara>
    </w:p>
    <w:p w14:paraId="12DC146D" w14:textId="77777777" w:rsidR="0026183F" w:rsidRDefault="00000000">
      <w:pPr>
        <w:pStyle w:val="BodyText"/>
      </w:pPr>
      <w:r>
        <w:t>After running 10,000 simulations with your selected distribution, you’re left with a central estimate of 183.04. Not surprisingly, this is essentially the same as your point estimate. However, you now have a predictive distribution.</w:t>
      </w:r>
    </w:p>
    <w:p w14:paraId="12DC146E" w14:textId="77777777" w:rsidR="0026183F" w:rsidRDefault="00000000">
      <w:pPr>
        <w:pStyle w:val="BodyText"/>
      </w:pPr>
      <w:r>
        <w:t>Another possible step would be to layer in parameter risk since we might not be convinced of our selected lambda. You decide on letting lambda follow a chi-square distribution with degrees of freedom equal to your point estimate. This can written as follows:</w:t>
      </w:r>
    </w:p>
    <w:p w14:paraId="12DC146F" w14:textId="77777777" w:rsidR="0026183F" w:rsidRDefault="00000000">
      <w:pPr>
        <w:pStyle w:val="BodyText"/>
      </w:pPr>
      <m:oMathPara>
        <m:oMath>
          <m:r>
            <w:rPr>
              <w:rFonts w:ascii="Cambria Math" w:hAnsi="Cambria Math"/>
            </w:rPr>
            <m:t>X</m:t>
          </m:r>
          <m:r>
            <m:rPr>
              <m:sty m:val="p"/>
            </m:rPr>
            <w:rPr>
              <w:rFonts w:ascii="Cambria Math" w:hAnsi="Cambria Math"/>
            </w:rPr>
            <m:t>∼</m:t>
          </m:r>
          <m:r>
            <w:rPr>
              <w:rFonts w:ascii="Cambria Math" w:hAnsi="Cambria Math"/>
            </w:rPr>
            <m:t>Pois</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ChiSquare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183.2</m:t>
                  </m:r>
                </m:e>
              </m:d>
            </m:e>
          </m:d>
        </m:oMath>
      </m:oMathPara>
    </w:p>
    <w:p w14:paraId="12DC1470" w14:textId="77777777" w:rsidR="0026183F" w:rsidRDefault="00000000">
      <w:pPr>
        <w:pStyle w:val="BodyText"/>
      </w:pPr>
      <w:r>
        <w:t>After running another 10,000 simulations, you’re left with a central estimate of 182.87. Even though we let lambda vary, the result is still quite close to the point estimate.</w:t>
      </w:r>
    </w:p>
    <w:p w14:paraId="12DC1471" w14:textId="77777777" w:rsidR="0026183F" w:rsidRDefault="00000000">
      <w:pPr>
        <w:pStyle w:val="BodyText"/>
      </w:pPr>
      <w:r>
        <w:t>But as we discussed earlier, there are a few problems with just relying on our data:</w:t>
      </w:r>
    </w:p>
    <w:p w14:paraId="12DC1472" w14:textId="77777777" w:rsidR="0026183F" w:rsidRDefault="00000000">
      <w:pPr>
        <w:pStyle w:val="Compact"/>
        <w:numPr>
          <w:ilvl w:val="0"/>
          <w:numId w:val="16"/>
        </w:numPr>
      </w:pPr>
      <w:r>
        <w:t>The sample size is on the low end (n = 29).</w:t>
      </w:r>
    </w:p>
    <w:p w14:paraId="12DC1473" w14:textId="77777777" w:rsidR="0026183F" w:rsidRDefault="00000000">
      <w:pPr>
        <w:pStyle w:val="Compact"/>
        <w:numPr>
          <w:ilvl w:val="0"/>
          <w:numId w:val="16"/>
        </w:numPr>
      </w:pPr>
      <w:r>
        <w:lastRenderedPageBreak/>
        <w:t>How much weight do you give to recent experience?</w:t>
      </w:r>
    </w:p>
    <w:p w14:paraId="12DC1474" w14:textId="77777777" w:rsidR="0026183F" w:rsidRDefault="00000000">
      <w:pPr>
        <w:pStyle w:val="Compact"/>
        <w:numPr>
          <w:ilvl w:val="0"/>
          <w:numId w:val="16"/>
        </w:numPr>
      </w:pPr>
      <w:r>
        <w:t>It might look like there is a “new normal”, but you could be seeing a trend where there isn’t one.</w:t>
      </w:r>
    </w:p>
    <w:p w14:paraId="12DC1475" w14:textId="77777777" w:rsidR="0026183F" w:rsidRDefault="00000000">
      <w:pPr>
        <w:pStyle w:val="FirstParagraph"/>
      </w:pPr>
      <w:r>
        <w:t>How do we handle these possible biases? That’s where Bayesian MCMC comes in. We’ll continue with the distribution from our parameter risk model but now we let our data inform the simulated lambda value. As an example, if our chi-square simulated lambda is 231 (99th percentile of our chi-square distribution) but the largest data point is only 207, that iteration may not get used (i.e., the frog jumped back to its previous lily pad). This can be written as follows:</w:t>
      </w:r>
    </w:p>
    <w:p w14:paraId="12DC1476" w14:textId="77777777" w:rsidR="0026183F" w:rsidRDefault="00000000">
      <w:pPr>
        <w:pStyle w:val="BodyText"/>
      </w:pPr>
      <m:oMathPara>
        <m:oMath>
          <m:r>
            <w:rPr>
              <w:rFonts w:ascii="Cambria Math" w:hAnsi="Cambria Math"/>
            </w:rPr>
            <m:t>X</m:t>
          </m:r>
          <m:r>
            <m:rPr>
              <m:sty m:val="p"/>
            </m:rPr>
            <w:rPr>
              <w:rFonts w:ascii="Cambria Math" w:hAnsi="Cambria Math"/>
            </w:rPr>
            <m:t>|</m:t>
          </m:r>
          <m:r>
            <w:rPr>
              <w:rFonts w:ascii="Cambria Math" w:hAnsi="Cambria Math"/>
            </w:rPr>
            <m:t>data</m:t>
          </m:r>
          <m:r>
            <m:rPr>
              <m:sty m:val="p"/>
            </m:rPr>
            <w:rPr>
              <w:rFonts w:ascii="Cambria Math" w:hAnsi="Cambria Math"/>
            </w:rPr>
            <m:t>∼</m:t>
          </m:r>
          <m:r>
            <w:rPr>
              <w:rFonts w:ascii="Cambria Math" w:hAnsi="Cambria Math"/>
            </w:rPr>
            <m:t>Pois</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ChiSquare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183.2</m:t>
                  </m:r>
                </m:e>
              </m:d>
            </m:e>
          </m:d>
        </m:oMath>
      </m:oMathPara>
    </w:p>
    <w:p w14:paraId="12DC1477" w14:textId="77777777" w:rsidR="0026183F" w:rsidRDefault="00000000">
      <w:pPr>
        <w:pStyle w:val="BodyText"/>
      </w:pPr>
      <w:r>
        <w:t>After running 10,000 simulations with your selected distribution, you’re left with a central estimate of 156.03. Since you took an objective view (i.e., “wide”, “uninformative”, “weak”, “vague”) of your prior distribution, your result will be closer to the historical average (155.72) than the point estimate (183.2).</w:t>
      </w:r>
    </w:p>
    <w:p w14:paraId="12DC1478" w14:textId="77777777" w:rsidR="0026183F" w:rsidRDefault="00000000">
      <w:pPr>
        <w:pStyle w:val="BodyText"/>
      </w:pPr>
      <w:r>
        <w:t xml:space="preserve">If instead you had strong reason to believe that there would be 183.2 earthquakes, you may opt for a “stronger” prior by letting </w:t>
      </w:r>
      <m:oMath>
        <m:r>
          <w:rPr>
            <w:rFonts w:ascii="Cambria Math" w:hAnsi="Cambria Math"/>
          </w:rPr>
          <m:t>λ</m:t>
        </m:r>
      </m:oMath>
      <w:r>
        <w:t xml:space="preserve"> have a much tighter distribution around the mean.</w:t>
      </w:r>
    </w:p>
    <w:p w14:paraId="12DC1479" w14:textId="77777777" w:rsidR="0026183F" w:rsidRDefault="00000000">
      <w:pPr>
        <w:pStyle w:val="BodyText"/>
      </w:pPr>
      <w:r>
        <w:t>Let’s compare each result to the true number of earthquakes that occurred in 2012 (133).</w:t>
      </w:r>
    </w:p>
    <w:p w14:paraId="12DC147A" w14:textId="77777777" w:rsidR="0026183F" w:rsidRDefault="00000000">
      <w:pPr>
        <w:pStyle w:val="BodyText"/>
      </w:pPr>
      <w:r>
        <w:rPr>
          <w:noProof/>
        </w:rPr>
        <w:drawing>
          <wp:inline distT="0" distB="0" distL="0" distR="0" wp14:anchorId="12DC14AA" wp14:editId="12DC14AB">
            <wp:extent cx="554415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20Practical%20Guide%20to%20Using%20Bayesian%20Statistics_files/figure-docx/compare_true-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14:paraId="12DC147B" w14:textId="77777777" w:rsidR="0026183F" w:rsidRDefault="00000000">
      <w:pPr>
        <w:pStyle w:val="BodyText"/>
      </w:pPr>
      <w:r>
        <w:t>It appears that all four methods severely overestimated the true average frequency. However, if we look at the Bayesian versus the other three, the true count is a more likely outcome. The “true count” is approximately equal to the 3.3% confidence level of our Bayesian estimate. While this may still seem low, it is relatively close to the proportion of historical counts below 133 (6.9%).</w:t>
      </w:r>
    </w:p>
    <w:p w14:paraId="12DC147C" w14:textId="77777777" w:rsidR="0026183F" w:rsidRDefault="00000000">
      <w:pPr>
        <w:pStyle w:val="BodyText"/>
      </w:pPr>
      <w:r>
        <w:t>Additionally, there are essentially no “extreme” values (225+) being simulated.</w:t>
      </w:r>
    </w:p>
    <w:p w14:paraId="12DC147D" w14:textId="77777777" w:rsidR="0026183F" w:rsidRDefault="00000000">
      <w:pPr>
        <w:pStyle w:val="BodyText"/>
      </w:pPr>
      <w:r>
        <w:lastRenderedPageBreak/>
        <w:t>With the benefit of hindsight, let’s see why we overestimated the true counts in all four methods. As it turns out, we fell prey to (at least) two key biases:</w:t>
      </w:r>
    </w:p>
    <w:p w14:paraId="12DC147E" w14:textId="77777777" w:rsidR="0026183F" w:rsidRDefault="00000000">
      <w:pPr>
        <w:pStyle w:val="Compact"/>
        <w:numPr>
          <w:ilvl w:val="0"/>
          <w:numId w:val="17"/>
        </w:numPr>
      </w:pPr>
      <w:r>
        <w:t>Misconception of chance: Humans just aren’t that great at identifying random processes. For example, a series of coin tosses with all heads is seen as “less random” than a series with alternating heads and tails, even though both results are equally likely.</w:t>
      </w:r>
    </w:p>
    <w:p w14:paraId="12DC147F" w14:textId="15D7BA86" w:rsidR="0026183F" w:rsidRDefault="00000000">
      <w:pPr>
        <w:pStyle w:val="Compact"/>
        <w:numPr>
          <w:ilvl w:val="0"/>
          <w:numId w:val="17"/>
        </w:numPr>
      </w:pPr>
      <w:r>
        <w:t xml:space="preserve">Regression to the mean: As seen </w:t>
      </w:r>
      <w:del w:id="102" w:author="Smart, Kenneth" w:date="2026-03-17T11:27:00Z" w16du:dateUtc="2026-03-17T16:27:00Z">
        <w:r w:rsidDel="00A1110B">
          <w:delText xml:space="preserve">in the chart </w:delText>
        </w:r>
      </w:del>
      <w:r>
        <w:t>below, the high average for 2007-2011 was followed by a low average in 2012-2023. This resulted in the new all-year average (1983-2023) being nearly identical to the all-year average before the rise (1983-2006).</w:t>
      </w:r>
    </w:p>
    <w:p w14:paraId="12DC1480" w14:textId="77777777" w:rsidR="0026183F" w:rsidRDefault="00000000">
      <w:pPr>
        <w:pStyle w:val="FirstParagraph"/>
      </w:pPr>
      <w:r>
        <w:rPr>
          <w:noProof/>
        </w:rPr>
        <w:drawing>
          <wp:inline distT="0" distB="0" distL="0" distR="0" wp14:anchorId="12DC14AC" wp14:editId="12DC14AD">
            <wp:extent cx="554415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20Practical%20Guide%20to%20Using%20Bayesian%20Statistics_files/figure-docx/plot_full-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p>
    <w:p w14:paraId="12DC1481" w14:textId="77777777" w:rsidR="0026183F" w:rsidRDefault="00000000">
      <w:pPr>
        <w:pStyle w:val="Highlight"/>
      </w:pPr>
      <w:r>
        <w:t>Need some sort of conclusion. Consider Grant’s comments.</w:t>
      </w:r>
    </w:p>
    <w:p w14:paraId="12DC1482" w14:textId="77777777" w:rsidR="0026183F" w:rsidRDefault="00000000">
      <w:pPr>
        <w:pStyle w:val="Heading1"/>
      </w:pPr>
      <w:bookmarkStart w:id="103" w:name="supplemental-information"/>
      <w:bookmarkEnd w:id="101"/>
      <w:r>
        <w:t>6. Supplemental Information</w:t>
      </w:r>
    </w:p>
    <w:p w14:paraId="12DC1483" w14:textId="77777777" w:rsidR="0026183F" w:rsidRDefault="00000000">
      <w:pPr>
        <w:pStyle w:val="Heading2"/>
      </w:pPr>
      <w:bookmarkStart w:id="104" w:name="literature-review"/>
      <w:r>
        <w:t>6.1 Literature Review</w:t>
      </w:r>
    </w:p>
    <w:p w14:paraId="12DC1484" w14:textId="77777777" w:rsidR="0026183F" w:rsidRDefault="00000000">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14:paraId="12DC1485" w14:textId="77777777" w:rsidR="0026183F" w:rsidRDefault="00000000">
      <w:pPr>
        <w:pStyle w:val="Compact"/>
        <w:numPr>
          <w:ilvl w:val="0"/>
          <w:numId w:val="18"/>
        </w:numPr>
      </w:pPr>
      <w:r>
        <w:t>Trends (Schmid)</w:t>
      </w:r>
    </w:p>
    <w:p w14:paraId="12DC1486" w14:textId="77777777" w:rsidR="0026183F" w:rsidRDefault="00000000">
      <w:pPr>
        <w:pStyle w:val="Compact"/>
        <w:numPr>
          <w:ilvl w:val="0"/>
          <w:numId w:val="18"/>
        </w:numPr>
      </w:pPr>
      <w:r>
        <w:t>Reserving (Meyers 2015)</w:t>
      </w:r>
    </w:p>
    <w:p w14:paraId="12DC1487" w14:textId="77777777" w:rsidR="0026183F" w:rsidRDefault="00000000">
      <w:pPr>
        <w:pStyle w:val="Compact"/>
        <w:numPr>
          <w:ilvl w:val="0"/>
          <w:numId w:val="18"/>
        </w:numPr>
      </w:pPr>
      <w:r>
        <w:t>Renewal Functions (Aminzadeh &amp; Deng)</w:t>
      </w:r>
    </w:p>
    <w:p w14:paraId="12DC1488" w14:textId="77777777" w:rsidR="0026183F" w:rsidRDefault="00000000">
      <w:pPr>
        <w:pStyle w:val="Compact"/>
        <w:numPr>
          <w:ilvl w:val="0"/>
          <w:numId w:val="18"/>
        </w:numPr>
      </w:pPr>
      <w:r>
        <w:t>Risk Margins (Meyers 2019)</w:t>
      </w:r>
    </w:p>
    <w:p w14:paraId="12DC1489" w14:textId="77777777" w:rsidR="0026183F" w:rsidRDefault="00000000">
      <w:pPr>
        <w:pStyle w:val="Compact"/>
        <w:numPr>
          <w:ilvl w:val="0"/>
          <w:numId w:val="18"/>
        </w:numPr>
      </w:pPr>
      <w:r>
        <w:lastRenderedPageBreak/>
        <w:t>Incorporating expert opinion into traditional reserving methods (Verrall)</w:t>
      </w:r>
    </w:p>
    <w:p w14:paraId="12DC148A" w14:textId="77777777" w:rsidR="0026183F" w:rsidRDefault="00000000">
      <w:pPr>
        <w:pStyle w:val="FirstParagraph"/>
      </w:pPr>
      <w:r>
        <w:t>We believe there are several other possible applications, ranging from the selection of development factors to estimating reserve variability. We leave it to the reader to explore these.</w:t>
      </w:r>
    </w:p>
    <w:p w14:paraId="12DC148B" w14:textId="77777777" w:rsidR="0026183F" w:rsidRDefault="00000000">
      <w:pPr>
        <w:pStyle w:val="Heading2"/>
      </w:pPr>
      <w:bookmarkStart w:id="105" w:name="acknowledgements"/>
      <w:bookmarkEnd w:id="104"/>
      <w:r>
        <w:t>6.2 Acknowledgements</w:t>
      </w:r>
    </w:p>
    <w:p w14:paraId="12DC148C" w14:textId="77777777" w:rsidR="0026183F" w:rsidRDefault="00000000">
      <w:pPr>
        <w:pStyle w:val="FirstParagraph"/>
      </w:pPr>
      <w:r>
        <w:t>We would like to extend our gratitude to our colleagues for their thoughtful reviews.</w:t>
      </w:r>
    </w:p>
    <w:p w14:paraId="12DC148D" w14:textId="77777777" w:rsidR="0026183F" w:rsidRDefault="00000000">
      <w:pPr>
        <w:pStyle w:val="Heading2"/>
      </w:pPr>
      <w:bookmarkStart w:id="106" w:name="biographies-of-the-authors"/>
      <w:bookmarkEnd w:id="105"/>
      <w:r>
        <w:t>6.3 Biographies of the Authors</w:t>
      </w:r>
    </w:p>
    <w:p w14:paraId="12DC148E" w14:textId="77777777" w:rsidR="0026183F" w:rsidRDefault="00000000">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14:paraId="12DC148F" w14:textId="77777777" w:rsidR="0026183F" w:rsidRDefault="00000000">
      <w:pPr>
        <w:pStyle w:val="BodyText"/>
      </w:pPr>
      <w:r>
        <w:t>Kenneth is a Senior Manager with Oliver Wyman Actuarial Consulting, Inc., located in Chicago. He holds a Bachelor of Science degree in Actuarial Mathematics and Statistics from the University of Pittsburgh. Kenny is a Fellow of the Casualty Actuarial Society and a Member of the American Academy of Actuaries.</w:t>
      </w:r>
    </w:p>
    <w:p w14:paraId="12DC1490" w14:textId="77777777" w:rsidR="0026183F" w:rsidRDefault="00000000">
      <w:pPr>
        <w:pStyle w:val="Heading2"/>
      </w:pPr>
      <w:bookmarkStart w:id="107" w:name="citations"/>
      <w:bookmarkEnd w:id="106"/>
      <w:r>
        <w:t>6.4 Citations</w:t>
      </w:r>
    </w:p>
    <w:p w14:paraId="12DC1491" w14:textId="77777777" w:rsidR="0026183F" w:rsidRDefault="00000000">
      <w:pPr>
        <w:pStyle w:val="Highlight"/>
      </w:pPr>
      <w:r>
        <w:t>Need Kenny’s citations still</w:t>
      </w:r>
    </w:p>
    <w:p w14:paraId="12DC1492" w14:textId="77777777" w:rsidR="0026183F" w:rsidRDefault="00000000">
      <w:pPr>
        <w:pStyle w:val="BodyText"/>
      </w:pPr>
      <w:r>
        <w:t>A. Tversky, and D. Kahneman. 1974. “Judgment Under Uncertainty: Heuristics and Biases.” Science 185, 1124–1131.</w:t>
      </w:r>
    </w:p>
    <w:p w14:paraId="12DC1493" w14:textId="77777777" w:rsidR="0026183F" w:rsidRDefault="00000000">
      <w:pPr>
        <w:pStyle w:val="BodyText"/>
      </w:pPr>
      <w:r>
        <w:t>Aminzadeh, M.S., and Min Deng. 2022. “Bayesian Estimation of Renewal Function Based on Pareto-Distributed Inter-Arrival Times via an MCMC Algorithm.” Variance 15 (2).</w:t>
      </w:r>
    </w:p>
    <w:p w14:paraId="12DC1494" w14:textId="77777777" w:rsidR="0026183F" w:rsidRDefault="00000000">
      <w:pPr>
        <w:pStyle w:val="BodyText"/>
      </w:pPr>
      <w:r>
        <w:t>Meyers, G. 2015. “Stochastic Loss Reserving Using Bayesian MCMC Models.” CAS Monograph #1.</w:t>
      </w:r>
    </w:p>
    <w:p w14:paraId="12DC1495" w14:textId="77777777" w:rsidR="0026183F" w:rsidRDefault="00000000">
      <w:pPr>
        <w:pStyle w:val="BodyText"/>
      </w:pPr>
      <w:r>
        <w:t>Meyers, G. 2019. “A Cost-of-Capital Risk Margin Formula for Nonlife Insurance Liabilities.” Variance 12 (2).</w:t>
      </w:r>
    </w:p>
    <w:p w14:paraId="12DC1496" w14:textId="77777777" w:rsidR="0026183F" w:rsidRDefault="00000000">
      <w:pPr>
        <w:pStyle w:val="BodyText"/>
      </w:pPr>
      <w:r>
        <w:t>Sahasrabuddhe, R. 2021. “The Single Parameter Pareto Revisited.” Casualty Actuarial Society E-Forum, Spring 2021.</w:t>
      </w:r>
    </w:p>
    <w:p w14:paraId="12DC1497" w14:textId="77777777" w:rsidR="0026183F" w:rsidRDefault="00000000">
      <w:pPr>
        <w:pStyle w:val="BodyText"/>
      </w:pPr>
      <w:r>
        <w:t>Schmid, F. 2013. “Bayesian Trend Selection.” Casualty Actuarial Society E-Forum, Spring 2013.</w:t>
      </w:r>
    </w:p>
    <w:p w14:paraId="12DC1498" w14:textId="77777777" w:rsidR="0026183F" w:rsidRDefault="00000000">
      <w:pPr>
        <w:pStyle w:val="BodyText"/>
      </w:pPr>
      <w:r>
        <w:t>Venter, Gary, and Rajesh Sahasrabuddhe. 2015. “A Note on Parameter Risk.” Variance 9 (1).</w:t>
      </w:r>
    </w:p>
    <w:p w14:paraId="12DC1499" w14:textId="77777777" w:rsidR="0026183F" w:rsidRDefault="00000000">
      <w:pPr>
        <w:pStyle w:val="BodyText"/>
      </w:pPr>
      <w:r>
        <w:t>Verrall, R. J. 2007. “Obtaining Predictive Distributions for Reserves Which Incorporate Expert Opinion.” Variance 1 (1).</w:t>
      </w:r>
    </w:p>
    <w:p w14:paraId="12DC149A" w14:textId="77777777" w:rsidR="0026183F" w:rsidRDefault="00000000">
      <w:pPr>
        <w:pStyle w:val="Heading2"/>
      </w:pPr>
      <w:bookmarkStart w:id="108" w:name="r-packages"/>
      <w:bookmarkEnd w:id="107"/>
      <w:r>
        <w:t>6.5 R Packages</w:t>
      </w:r>
    </w:p>
    <w:p w14:paraId="12DC149B" w14:textId="77777777" w:rsidR="0026183F" w:rsidRDefault="00000000">
      <w:pPr>
        <w:pStyle w:val="FirstParagraph"/>
      </w:pPr>
      <w:r>
        <w:t xml:space="preserve">Barrett, Tyson, Matt Dowle, Arun Srinivasan, Jan Gorecki, Michael Chirico, Toby Hocking, Benjamin Schwendinger, and Ivan Krylov. 2025. “Data.table: Extension of ’Data.frame‘.” </w:t>
      </w:r>
      <w:hyperlink r:id="rId17">
        <w:r>
          <w:rPr>
            <w:rStyle w:val="Hyperlink"/>
          </w:rPr>
          <w:t>https://CRAN.Rproject.org/package=data.table</w:t>
        </w:r>
      </w:hyperlink>
      <w:r>
        <w:t>.</w:t>
      </w:r>
    </w:p>
    <w:p w14:paraId="12DC149C" w14:textId="77777777" w:rsidR="0026183F" w:rsidRDefault="00000000">
      <w:pPr>
        <w:pStyle w:val="BodyText"/>
      </w:pPr>
      <w:r>
        <w:t xml:space="preserve">Dutang, Christophe, and Arthur Charpentier. 2025. “CASdatasets: Insurance Datasets.” </w:t>
      </w:r>
      <w:hyperlink r:id="rId18">
        <w:r>
          <w:rPr>
            <w:rStyle w:val="Hyperlink"/>
          </w:rPr>
          <w:t>https://doi.org/10.57745/P0KHAG</w:t>
        </w:r>
      </w:hyperlink>
      <w:r>
        <w:t>.</w:t>
      </w:r>
    </w:p>
    <w:p w14:paraId="12DC149D" w14:textId="77777777" w:rsidR="0026183F" w:rsidRDefault="00000000">
      <w:pPr>
        <w:pStyle w:val="BodyText"/>
      </w:pPr>
      <w:r>
        <w:lastRenderedPageBreak/>
        <w:t xml:space="preserve">Stan Development Team. 2025. “{RStan}: The {r} Interface to {Stan}.” </w:t>
      </w:r>
      <w:hyperlink r:id="rId19">
        <w:r>
          <w:rPr>
            <w:rStyle w:val="Hyperlink"/>
          </w:rPr>
          <w:t>https://mc-stan.org/</w:t>
        </w:r>
      </w:hyperlink>
      <w:r>
        <w:t>.</w:t>
      </w:r>
    </w:p>
    <w:p w14:paraId="12DC149E" w14:textId="77777777" w:rsidR="0026183F" w:rsidRDefault="00000000">
      <w:pPr>
        <w:pStyle w:val="BodyText"/>
      </w:pPr>
      <w:r>
        <w:t xml:space="preserve">Wickham, Hadley. 2016. “Ggplot2: Elegant Graphics for Data Analysis.” </w:t>
      </w:r>
      <w:hyperlink r:id="rId20">
        <w:r>
          <w:rPr>
            <w:rStyle w:val="Hyperlink"/>
          </w:rPr>
          <w:t>https://ggplot2.tidyverse.org</w:t>
        </w:r>
      </w:hyperlink>
      <w:r>
        <w:t>.</w:t>
      </w:r>
    </w:p>
    <w:p w14:paraId="12DC149F" w14:textId="77777777" w:rsidR="0026183F" w:rsidRDefault="00000000">
      <w:pPr>
        <w:pStyle w:val="Heading2"/>
      </w:pPr>
      <w:bookmarkStart w:id="109" w:name="example-code"/>
      <w:bookmarkEnd w:id="108"/>
      <w:r>
        <w:t>6.6 Example Code</w:t>
      </w:r>
    </w:p>
    <w:p w14:paraId="12DC14A0" w14:textId="77777777" w:rsidR="0026183F" w:rsidRDefault="00000000">
      <w:pPr>
        <w:pStyle w:val="FirstParagraph"/>
      </w:pPr>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the last 20 years from the WCIRB’s 2025 State of the System Report.</w:t>
      </w:r>
    </w:p>
    <w:p w14:paraId="12DC14A1" w14:textId="77777777" w:rsidR="0026183F" w:rsidRDefault="00000000">
      <w:pPr>
        <w:pStyle w:val="SourceCode"/>
      </w:pPr>
      <w:r>
        <w:rPr>
          <w:rStyle w:val="CommentTok"/>
        </w:rPr>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r>
        <w:rPr>
          <w:rStyle w:val="DecValTok"/>
        </w:rPr>
        <w:t>2005</w:t>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w:t>
      </w:r>
      <w:r>
        <w:rPr>
          <w:rStyle w:val="CommentTok"/>
        </w:rPr>
        <w:t># limit plot range</w:t>
      </w:r>
      <w:r>
        <w:br/>
      </w:r>
      <w:r>
        <w:rPr>
          <w:rStyle w:val="NormalTok"/>
        </w:rPr>
        <w:t xml:space="preserve">  ggplot2</w:t>
      </w:r>
      <w:r>
        <w:rPr>
          <w:rStyle w:val="SpecialCharTok"/>
        </w:rPr>
        <w:t>::</w:t>
      </w:r>
      <w:r>
        <w:rPr>
          <w:rStyle w:val="FunctionTok"/>
        </w:rPr>
        <w:t>coord_cartesian</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 </w:t>
      </w:r>
      <w:r>
        <w:rPr>
          <w:rStyle w:val="SpecialCharTok"/>
        </w:rPr>
        <w:t>+</w:t>
      </w:r>
      <w:r>
        <w:br/>
      </w:r>
      <w:r>
        <w:rPr>
          <w:rStyle w:val="NormalTok"/>
        </w:rPr>
        <w:t xml:space="preserve">  </w:t>
      </w:r>
      <w:r>
        <w:rPr>
          <w:rStyle w:val="CommentTok"/>
        </w:rPr>
        <w:t># define legend</w:t>
      </w:r>
      <w:r>
        <w:br/>
      </w:r>
      <w:r>
        <w:rPr>
          <w:rStyle w:val="NormalTok"/>
        </w:rPr>
        <w:t xml:space="preserve">  ggplot2</w:t>
      </w:r>
      <w:r>
        <w:rPr>
          <w:rStyle w:val="SpecialCharTok"/>
        </w:rPr>
        <w:t>::</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lastRenderedPageBreak/>
        <w:t xml:space="preserve">  </w:t>
      </w:r>
      <w:r>
        <w:rPr>
          <w:rStyle w:val="CommentTok"/>
        </w:rPr>
        <w:t># plot the "ideal" line</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CommentTok"/>
        </w:rPr>
        <w:t># Lognormal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Normal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Weibull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Gamma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lastRenderedPageBreak/>
        <w:br/>
      </w:r>
      <w:r>
        <w:rPr>
          <w:rStyle w:val="StringTok"/>
        </w:rPr>
        <w:t xml:space="preserve">      //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 assume that 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lastRenderedPageBreak/>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resulting means are alpha = 444.37632 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bookmarkEnd w:id="103"/>
      <w:bookmarkEnd w:id="109"/>
    </w:p>
    <w:sectPr w:rsidR="0026183F">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mart, Kenneth" w:date="2026-03-17T11:03:00Z" w:initials="KS">
    <w:p w14:paraId="0397FF42" w14:textId="77777777" w:rsidR="0004498B" w:rsidRDefault="0004498B" w:rsidP="0004498B">
      <w:pPr>
        <w:pStyle w:val="CommentText"/>
      </w:pPr>
      <w:ins w:id="4" w:author="Smart, Kenneth" w:date="2026-03-17T11:03:00Z" w16du:dateUtc="2026-03-17T16:03:00Z">
        <w:r>
          <w:rPr>
            <w:rStyle w:val="CommentReference"/>
          </w:rPr>
          <w:annotationRef/>
        </w:r>
      </w:ins>
      <w:r>
        <w:t>MC comment: Should we state anywhere that this is specific to P&amp;C actuaries (I’m not sure if relevant to the other industries)?</w:t>
      </w:r>
    </w:p>
    <w:p w14:paraId="6FD45C75" w14:textId="77777777" w:rsidR="0004498B" w:rsidRDefault="0004498B" w:rsidP="0004498B">
      <w:pPr>
        <w:pStyle w:val="CommentText"/>
      </w:pPr>
      <w:r>
        <w:t>KS: I agree to add P&amp;C</w:t>
      </w:r>
    </w:p>
  </w:comment>
  <w:comment w:id="70" w:author="Smart, Kenneth" w:date="2026-03-17T11:20:00Z" w:initials="KS">
    <w:p w14:paraId="12DD16B5" w14:textId="77777777" w:rsidR="00D473F4" w:rsidRDefault="00D473F4" w:rsidP="00D473F4">
      <w:pPr>
        <w:pStyle w:val="CommentText"/>
      </w:pPr>
      <w:r>
        <w:rPr>
          <w:rStyle w:val="CommentReference"/>
        </w:rPr>
        <w:annotationRef/>
      </w:r>
      <w:r>
        <w:t>I came up with the example, but it is loosely based on ideas from The ford paper.</w:t>
      </w:r>
    </w:p>
  </w:comment>
  <w:comment w:id="90" w:author="Smart, Kenneth" w:date="2026-03-17T11:25:00Z" w:initials="KS">
    <w:p w14:paraId="7577EFE2" w14:textId="77777777" w:rsidR="009C5407" w:rsidRDefault="009C5407" w:rsidP="009C5407">
      <w:pPr>
        <w:pStyle w:val="CommentText"/>
      </w:pPr>
      <w:r>
        <w:rPr>
          <w:rStyle w:val="CommentReference"/>
        </w:rPr>
        <w:annotationRef/>
      </w:r>
      <w:r>
        <w:t xml:space="preserve">JR comment: Reading this with the intended audience in mind, this feels like it could be a great spot to connect back to your lily pad example. I know this is a bit more of a technical section of the paper, but I think it could help drive this point home. </w:t>
      </w:r>
      <w:r>
        <w:br/>
      </w:r>
      <w:r>
        <w:br/>
        <w:t>Something like an example where the pond has a section that is completely shaded, and the frog starts in this section and can’t get to the sunny part of the pond, or takes awhile to get there.</w:t>
      </w:r>
    </w:p>
  </w:comment>
  <w:comment w:id="89" w:author="Smart, Kenneth" w:date="2026-03-17T11:24:00Z" w:initials="KS">
    <w:p w14:paraId="414FB464" w14:textId="2616AE6A" w:rsidR="00F16B88" w:rsidRDefault="00F16B88" w:rsidP="00F16B88">
      <w:pPr>
        <w:pStyle w:val="CommentText"/>
      </w:pPr>
      <w:r>
        <w:rPr>
          <w:rStyle w:val="CommentReference"/>
        </w:rPr>
        <w:annotationRef/>
      </w:r>
      <w:r>
        <w:t xml:space="preserve">RS comment: </w:t>
      </w:r>
      <w:r>
        <w:rPr>
          <w:color w:val="333333"/>
          <w:highlight w:val="white"/>
        </w:rPr>
        <w:t>It’s perhaps better if you have it at the end, and you don’t want to repeat the help for RStan::stan, but given the purpose of the paper, I’d try to have a discussion of all the arguments in scope. Perhaps after you go through an example, to show why/how you might adjust the argument values</w:t>
      </w:r>
      <w:r>
        <w:t xml:space="preserve"> </w:t>
      </w:r>
    </w:p>
  </w:comment>
  <w:comment w:id="91" w:author="Smart, Kenneth" w:date="2026-03-17T11:25:00Z" w:initials="KS">
    <w:p w14:paraId="41647C40" w14:textId="77777777" w:rsidR="00814DC0" w:rsidRDefault="009C5407" w:rsidP="00814DC0">
      <w:pPr>
        <w:pStyle w:val="CommentText"/>
      </w:pPr>
      <w:r>
        <w:rPr>
          <w:rStyle w:val="CommentReference"/>
        </w:rPr>
        <w:annotationRef/>
      </w:r>
      <w:r w:rsidR="00814DC0">
        <w:t>I prefer not having code in the text. I feel it distracts from the overall message, in particular if this is for a beginner audience who may not have significant coding experience the syntax would confuse readers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45C75" w15:done="0"/>
  <w15:commentEx w15:paraId="12DD16B5" w15:done="0"/>
  <w15:commentEx w15:paraId="7577EFE2" w15:done="0"/>
  <w15:commentEx w15:paraId="414FB464" w15:done="0"/>
  <w15:commentEx w15:paraId="41647C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4D3843" w16cex:dateUtc="2026-03-17T16:03:00Z"/>
  <w16cex:commentExtensible w16cex:durableId="31EA2CE0" w16cex:dateUtc="2026-03-17T16:20:00Z"/>
  <w16cex:commentExtensible w16cex:durableId="6BA87DC9" w16cex:dateUtc="2026-03-17T16:25:00Z"/>
  <w16cex:commentExtensible w16cex:durableId="4A5107D5" w16cex:dateUtc="2026-03-17T16:24:00Z"/>
  <w16cex:commentExtensible w16cex:durableId="7BEEFEF6" w16cex:dateUtc="2026-03-17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45C75" w16cid:durableId="164D3843"/>
  <w16cid:commentId w16cid:paraId="12DD16B5" w16cid:durableId="31EA2CE0"/>
  <w16cid:commentId w16cid:paraId="7577EFE2" w16cid:durableId="6BA87DC9"/>
  <w16cid:commentId w16cid:paraId="414FB464" w16cid:durableId="4A5107D5"/>
  <w16cid:commentId w16cid:paraId="41647C40" w16cid:durableId="7BEEFE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FE9A" w14:textId="77777777" w:rsidR="00C0441B" w:rsidRDefault="00C0441B">
      <w:pPr>
        <w:spacing w:after="0"/>
      </w:pPr>
      <w:r>
        <w:separator/>
      </w:r>
    </w:p>
  </w:endnote>
  <w:endnote w:type="continuationSeparator" w:id="0">
    <w:p w14:paraId="5C8DAB89" w14:textId="77777777" w:rsidR="00C0441B" w:rsidRDefault="00C044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8380" w14:textId="77777777" w:rsidR="00C0441B" w:rsidRDefault="00C0441B">
      <w:r>
        <w:separator/>
      </w:r>
    </w:p>
  </w:footnote>
  <w:footnote w:type="continuationSeparator" w:id="0">
    <w:p w14:paraId="469DD0EB" w14:textId="77777777" w:rsidR="00C0441B" w:rsidRDefault="00C04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762994194">
    <w:abstractNumId w:val="0"/>
  </w:num>
  <w:num w:numId="11" w16cid:durableId="1896702104">
    <w:abstractNumId w:val="1"/>
  </w:num>
  <w:num w:numId="12" w16cid:durableId="1521509022">
    <w:abstractNumId w:val="1"/>
  </w:num>
  <w:num w:numId="13" w16cid:durableId="2126151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3818698">
    <w:abstractNumId w:val="1"/>
  </w:num>
  <w:num w:numId="15" w16cid:durableId="840200845">
    <w:abstractNumId w:val="1"/>
  </w:num>
  <w:num w:numId="16" w16cid:durableId="2040472878">
    <w:abstractNumId w:val="1"/>
  </w:num>
  <w:num w:numId="17" w16cid:durableId="1209993946">
    <w:abstractNumId w:val="1"/>
  </w:num>
  <w:num w:numId="18" w16cid:durableId="18924953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art, Kenneth">
    <w15:presenceInfo w15:providerId="AD" w15:userId="S::Kenneth.Smart@oliverwyman.com::b9d31cb4-2209-4cff-9949-ad90bf09e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83F"/>
    <w:rsid w:val="0004498B"/>
    <w:rsid w:val="00060C45"/>
    <w:rsid w:val="00177446"/>
    <w:rsid w:val="001D1541"/>
    <w:rsid w:val="00216695"/>
    <w:rsid w:val="00237FCC"/>
    <w:rsid w:val="00255BA3"/>
    <w:rsid w:val="0026183F"/>
    <w:rsid w:val="002A6B53"/>
    <w:rsid w:val="00337A10"/>
    <w:rsid w:val="003D79DB"/>
    <w:rsid w:val="0040349F"/>
    <w:rsid w:val="00680881"/>
    <w:rsid w:val="00767FFD"/>
    <w:rsid w:val="00814DC0"/>
    <w:rsid w:val="00866178"/>
    <w:rsid w:val="008B7BA7"/>
    <w:rsid w:val="009C5407"/>
    <w:rsid w:val="00A1110B"/>
    <w:rsid w:val="00A93034"/>
    <w:rsid w:val="00AA17FE"/>
    <w:rsid w:val="00B06850"/>
    <w:rsid w:val="00BD0AC2"/>
    <w:rsid w:val="00C0441B"/>
    <w:rsid w:val="00C84D72"/>
    <w:rsid w:val="00C93E55"/>
    <w:rsid w:val="00CF5358"/>
    <w:rsid w:val="00D473F4"/>
    <w:rsid w:val="00DB00D8"/>
    <w:rsid w:val="00DC3FC9"/>
    <w:rsid w:val="00E044F8"/>
    <w:rsid w:val="00F12974"/>
    <w:rsid w:val="00F16B88"/>
    <w:rsid w:val="00FB6E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3E3"/>
  <w15:docId w15:val="{C5CAD203-04CE-4470-8B80-66E21AC5A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eastAsiaTheme="majorEastAsia" w:hAnsiTheme="majorHAnsi"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eastAsiaTheme="majorEastAsia" w:hAnsiTheme="majorHAnsi"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3233"/>
    <w:pPr>
      <w:spacing w:before="180" w:after="180"/>
    </w:pPr>
  </w:style>
  <w:style w:type="paragraph" w:customStyle="1" w:styleId="FirstParagraph">
    <w:name w:val="First Paragraph"/>
    <w:basedOn w:val="BodyText"/>
    <w:next w:val="BodyText"/>
    <w:qFormat/>
    <w:rsid w:val="002F3233"/>
  </w:style>
  <w:style w:type="paragraph" w:customStyle="1" w:styleId="Compact">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customStyle="1" w:styleId="Abstract">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F3233"/>
    <w:rPr>
      <w:rFonts w:ascii="Fira Code Light" w:hAnsi="Fira Code Light"/>
      <w:sz w:val="18"/>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F3233"/>
    <w:pPr>
      <w:shd w:val="clear" w:color="auto" w:fill="F8F8F8"/>
      <w:wordWrap w:val="0"/>
    </w:pPr>
    <w:rPr>
      <w:rFonts w:ascii="Fira Code Light" w:hAnsi="Fira Code Light"/>
      <w:sz w:val="18"/>
    </w:rPr>
  </w:style>
  <w:style w:type="character" w:customStyle="1" w:styleId="KeywordTok">
    <w:name w:val="KeywordTok"/>
    <w:basedOn w:val="VerbatimChar"/>
    <w:rPr>
      <w:rFonts w:ascii="Fira Code Light" w:hAnsi="Fira Code Light"/>
      <w:b/>
      <w:color w:val="204A87"/>
      <w:sz w:val="18"/>
      <w:shd w:val="clear" w:color="auto" w:fill="F8F8F8"/>
    </w:rPr>
  </w:style>
  <w:style w:type="character" w:customStyle="1" w:styleId="DataTypeTok">
    <w:name w:val="DataTypeTok"/>
    <w:basedOn w:val="VerbatimChar"/>
    <w:rPr>
      <w:rFonts w:ascii="Fira Code Light" w:hAnsi="Fira Code Light"/>
      <w:color w:val="204A87"/>
      <w:sz w:val="18"/>
      <w:shd w:val="clear" w:color="auto" w:fill="F8F8F8"/>
    </w:rPr>
  </w:style>
  <w:style w:type="character" w:customStyle="1" w:styleId="DecValTok">
    <w:name w:val="DecValTok"/>
    <w:basedOn w:val="VerbatimChar"/>
    <w:rsid w:val="002F3233"/>
    <w:rPr>
      <w:rFonts w:ascii="Fira Code Light" w:hAnsi="Fira Code Light"/>
      <w:color w:val="0000CF"/>
      <w:sz w:val="18"/>
      <w:shd w:val="clear" w:color="auto" w:fill="F8F8F8"/>
    </w:rPr>
  </w:style>
  <w:style w:type="character" w:customStyle="1" w:styleId="BaseNTok">
    <w:name w:val="BaseNTok"/>
    <w:basedOn w:val="VerbatimChar"/>
    <w:rPr>
      <w:rFonts w:ascii="Fira Code Light" w:hAnsi="Fira Code Light"/>
      <w:color w:val="0000CF"/>
      <w:sz w:val="18"/>
      <w:shd w:val="clear" w:color="auto" w:fill="F8F8F8"/>
    </w:rPr>
  </w:style>
  <w:style w:type="character" w:customStyle="1" w:styleId="FloatTok">
    <w:name w:val="FloatTok"/>
    <w:basedOn w:val="VerbatimChar"/>
    <w:rsid w:val="002F3233"/>
    <w:rPr>
      <w:rFonts w:ascii="Fira Code Light" w:hAnsi="Fira Code Light"/>
      <w:color w:val="0000CF"/>
      <w:sz w:val="18"/>
      <w:shd w:val="clear" w:color="auto" w:fill="F8F8F8"/>
    </w:rPr>
  </w:style>
  <w:style w:type="character" w:customStyle="1" w:styleId="ConstantTok">
    <w:name w:val="ConstantTok"/>
    <w:basedOn w:val="VerbatimChar"/>
    <w:rPr>
      <w:rFonts w:ascii="Fira Code Light" w:hAnsi="Fira Code Light"/>
      <w:color w:val="8F5902"/>
      <w:sz w:val="18"/>
      <w:shd w:val="clear" w:color="auto" w:fill="F8F8F8"/>
    </w:rPr>
  </w:style>
  <w:style w:type="character" w:customStyle="1" w:styleId="CharTok">
    <w:name w:val="CharTok"/>
    <w:basedOn w:val="VerbatimChar"/>
    <w:rPr>
      <w:rFonts w:ascii="Fira Code Light" w:hAnsi="Fira Code Light"/>
      <w:color w:val="4E9A06"/>
      <w:sz w:val="18"/>
      <w:shd w:val="clear" w:color="auto" w:fill="F8F8F8"/>
    </w:rPr>
  </w:style>
  <w:style w:type="character" w:customStyle="1" w:styleId="SpecialCharTok">
    <w:name w:val="SpecialCharTok"/>
    <w:basedOn w:val="VerbatimChar"/>
    <w:rsid w:val="002F3233"/>
    <w:rPr>
      <w:rFonts w:ascii="Fira Code Light" w:hAnsi="Fira Code Light"/>
      <w:b w:val="0"/>
      <w:color w:val="CE5C00"/>
      <w:sz w:val="18"/>
      <w:shd w:val="clear" w:color="auto" w:fill="F8F8F8"/>
    </w:rPr>
  </w:style>
  <w:style w:type="character" w:customStyle="1" w:styleId="StringTok">
    <w:name w:val="StringTok"/>
    <w:basedOn w:val="VerbatimChar"/>
    <w:rPr>
      <w:rFonts w:ascii="Fira Code Light" w:hAnsi="Fira Code Light"/>
      <w:color w:val="4E9A06"/>
      <w:sz w:val="18"/>
      <w:shd w:val="clear" w:color="auto" w:fill="F8F8F8"/>
    </w:rPr>
  </w:style>
  <w:style w:type="character" w:customStyle="1" w:styleId="VerbatimStringTok">
    <w:name w:val="VerbatimStringTok"/>
    <w:basedOn w:val="VerbatimChar"/>
    <w:rPr>
      <w:rFonts w:ascii="Fira Code Light" w:hAnsi="Fira Code Light"/>
      <w:color w:val="4E9A06"/>
      <w:sz w:val="18"/>
      <w:shd w:val="clear" w:color="auto" w:fill="F8F8F8"/>
    </w:rPr>
  </w:style>
  <w:style w:type="character" w:customStyle="1" w:styleId="SpecialStringTok">
    <w:name w:val="SpecialStringTok"/>
    <w:basedOn w:val="VerbatimChar"/>
    <w:rPr>
      <w:rFonts w:ascii="Fira Code Light" w:hAnsi="Fira Code Light"/>
      <w:color w:val="4E9A06"/>
      <w:sz w:val="18"/>
      <w:shd w:val="clear" w:color="auto" w:fill="F8F8F8"/>
    </w:rPr>
  </w:style>
  <w:style w:type="character" w:customStyle="1" w:styleId="ImportTok">
    <w:name w:val="ImportTok"/>
    <w:basedOn w:val="VerbatimChar"/>
    <w:rPr>
      <w:rFonts w:ascii="Fira Code Light" w:hAnsi="Fira Code Light"/>
      <w:sz w:val="18"/>
      <w:shd w:val="clear" w:color="auto" w:fill="F8F8F8"/>
    </w:rPr>
  </w:style>
  <w:style w:type="character" w:customStyle="1" w:styleId="CommentTok">
    <w:name w:val="CommentTok"/>
    <w:basedOn w:val="VerbatimChar"/>
    <w:rsid w:val="002F3233"/>
    <w:rPr>
      <w:rFonts w:ascii="Fira Code Light" w:hAnsi="Fira Code Light"/>
      <w:i/>
      <w:color w:val="8F5902"/>
      <w:sz w:val="18"/>
      <w:shd w:val="clear" w:color="auto" w:fill="F8F8F8"/>
    </w:rPr>
  </w:style>
  <w:style w:type="character" w:customStyle="1" w:styleId="DocumentationTok">
    <w:name w:val="DocumentationTok"/>
    <w:basedOn w:val="VerbatimChar"/>
    <w:rPr>
      <w:rFonts w:ascii="Fira Code Light" w:hAnsi="Fira Code Light"/>
      <w:b/>
      <w:i/>
      <w:color w:val="8F5902"/>
      <w:sz w:val="18"/>
      <w:shd w:val="clear" w:color="auto" w:fill="F8F8F8"/>
    </w:rPr>
  </w:style>
  <w:style w:type="character" w:customStyle="1" w:styleId="AnnotationTok">
    <w:name w:val="AnnotationTok"/>
    <w:basedOn w:val="VerbatimChar"/>
    <w:rPr>
      <w:rFonts w:ascii="Fira Code Light" w:hAnsi="Fira Code Light"/>
      <w:b/>
      <w:i/>
      <w:color w:val="8F5902"/>
      <w:sz w:val="18"/>
      <w:shd w:val="clear" w:color="auto" w:fill="F8F8F8"/>
    </w:rPr>
  </w:style>
  <w:style w:type="character" w:customStyle="1" w:styleId="CommentVarTok">
    <w:name w:val="CommentVarTok"/>
    <w:basedOn w:val="VerbatimChar"/>
    <w:rPr>
      <w:rFonts w:ascii="Fira Code Light" w:hAnsi="Fira Code Light"/>
      <w:b/>
      <w:i/>
      <w:color w:val="8F5902"/>
      <w:sz w:val="18"/>
      <w:shd w:val="clear" w:color="auto" w:fill="F8F8F8"/>
    </w:rPr>
  </w:style>
  <w:style w:type="character" w:customStyle="1" w:styleId="OtherTok">
    <w:name w:val="OtherTok"/>
    <w:basedOn w:val="VerbatimChar"/>
    <w:rPr>
      <w:rFonts w:ascii="Fira Code Light" w:hAnsi="Fira Code Light"/>
      <w:color w:val="8F5902"/>
      <w:sz w:val="18"/>
      <w:shd w:val="clear" w:color="auto" w:fill="F8F8F8"/>
    </w:rPr>
  </w:style>
  <w:style w:type="character" w:customStyle="1" w:styleId="FunctionTok">
    <w:name w:val="FunctionTok"/>
    <w:basedOn w:val="VerbatimChar"/>
    <w:rsid w:val="009E4BC3"/>
    <w:rPr>
      <w:rFonts w:ascii="Fira Code Light" w:hAnsi="Fira Code Light"/>
      <w:b w:val="0"/>
      <w:color w:val="204A87"/>
      <w:sz w:val="18"/>
      <w:shd w:val="clear" w:color="auto" w:fill="F8F8F8"/>
    </w:rPr>
  </w:style>
  <w:style w:type="character" w:customStyle="1" w:styleId="VariableTok">
    <w:name w:val="VariableTok"/>
    <w:basedOn w:val="VerbatimChar"/>
    <w:rPr>
      <w:rFonts w:ascii="Fira Code Light" w:hAnsi="Fira Code Light"/>
      <w:color w:val="000000"/>
      <w:sz w:val="18"/>
      <w:shd w:val="clear" w:color="auto" w:fill="F8F8F8"/>
    </w:rPr>
  </w:style>
  <w:style w:type="character" w:customStyle="1" w:styleId="ControlFlowTok">
    <w:name w:val="ControlFlowTok"/>
    <w:basedOn w:val="VerbatimChar"/>
    <w:rPr>
      <w:rFonts w:ascii="Fira Code Light" w:hAnsi="Fira Code Light"/>
      <w:b/>
      <w:color w:val="204A87"/>
      <w:sz w:val="18"/>
      <w:shd w:val="clear" w:color="auto" w:fill="F8F8F8"/>
    </w:rPr>
  </w:style>
  <w:style w:type="character" w:customStyle="1" w:styleId="OperatorTok">
    <w:name w:val="OperatorTok"/>
    <w:basedOn w:val="VerbatimChar"/>
    <w:rPr>
      <w:rFonts w:ascii="Fira Code Light" w:hAnsi="Fira Code Light"/>
      <w:b/>
      <w:color w:val="CE5C00"/>
      <w:sz w:val="18"/>
      <w:shd w:val="clear" w:color="auto" w:fill="F8F8F8"/>
    </w:rPr>
  </w:style>
  <w:style w:type="character" w:customStyle="1" w:styleId="BuiltInTok">
    <w:name w:val="BuiltInTok"/>
    <w:basedOn w:val="VerbatimChar"/>
    <w:rPr>
      <w:rFonts w:ascii="Fira Code Light" w:hAnsi="Fira Code Light"/>
      <w:sz w:val="18"/>
      <w:shd w:val="clear" w:color="auto" w:fill="F8F8F8"/>
    </w:rPr>
  </w:style>
  <w:style w:type="character" w:customStyle="1" w:styleId="ExtensionTok">
    <w:name w:val="ExtensionTok"/>
    <w:basedOn w:val="VerbatimChar"/>
    <w:rPr>
      <w:rFonts w:ascii="Fira Code Light" w:hAnsi="Fira Code Light"/>
      <w:sz w:val="18"/>
      <w:shd w:val="clear" w:color="auto" w:fill="F8F8F8"/>
    </w:rPr>
  </w:style>
  <w:style w:type="character" w:customStyle="1" w:styleId="PreprocessorTok">
    <w:name w:val="PreprocessorTok"/>
    <w:basedOn w:val="VerbatimChar"/>
    <w:rPr>
      <w:rFonts w:ascii="Fira Code Light" w:hAnsi="Fira Code Light"/>
      <w:i/>
      <w:color w:val="8F5902"/>
      <w:sz w:val="18"/>
      <w:shd w:val="clear" w:color="auto" w:fill="F8F8F8"/>
    </w:rPr>
  </w:style>
  <w:style w:type="character" w:customStyle="1" w:styleId="AttributeTok">
    <w:name w:val="AttributeTok"/>
    <w:basedOn w:val="VerbatimChar"/>
    <w:rsid w:val="002F3233"/>
    <w:rPr>
      <w:rFonts w:ascii="Fira Code Light" w:hAnsi="Fira Code Light"/>
      <w:color w:val="204A87"/>
      <w:sz w:val="18"/>
      <w:shd w:val="clear" w:color="auto" w:fill="F8F8F8"/>
    </w:rPr>
  </w:style>
  <w:style w:type="character" w:customStyle="1" w:styleId="RegionMarkerTok">
    <w:name w:val="RegionMarkerTok"/>
    <w:basedOn w:val="VerbatimChar"/>
    <w:rPr>
      <w:rFonts w:ascii="Fira Code Light" w:hAnsi="Fira Code Light"/>
      <w:sz w:val="18"/>
      <w:shd w:val="clear" w:color="auto" w:fill="F8F8F8"/>
    </w:rPr>
  </w:style>
  <w:style w:type="character" w:customStyle="1" w:styleId="InformationTok">
    <w:name w:val="InformationTok"/>
    <w:basedOn w:val="VerbatimChar"/>
    <w:rPr>
      <w:rFonts w:ascii="Fira Code Light" w:hAnsi="Fira Code Light"/>
      <w:b/>
      <w:i/>
      <w:color w:val="8F5902"/>
      <w:sz w:val="18"/>
      <w:shd w:val="clear" w:color="auto" w:fill="F8F8F8"/>
    </w:rPr>
  </w:style>
  <w:style w:type="character" w:customStyle="1" w:styleId="WarningTok">
    <w:name w:val="WarningTok"/>
    <w:basedOn w:val="VerbatimChar"/>
    <w:rPr>
      <w:rFonts w:ascii="Fira Code Light" w:hAnsi="Fira Code Light"/>
      <w:b/>
      <w:i/>
      <w:color w:val="8F5902"/>
      <w:sz w:val="18"/>
      <w:shd w:val="clear" w:color="auto" w:fill="F8F8F8"/>
    </w:rPr>
  </w:style>
  <w:style w:type="character" w:customStyle="1" w:styleId="AlertTok">
    <w:name w:val="AlertTok"/>
    <w:basedOn w:val="VerbatimChar"/>
    <w:rsid w:val="007F26D1"/>
    <w:rPr>
      <w:rFonts w:ascii="Fira Code Light" w:hAnsi="Fira Code Light"/>
      <w:color w:val="EF2929"/>
      <w:sz w:val="18"/>
      <w:bdr w:val="none" w:sz="0" w:space="0" w:color="auto"/>
      <w:shd w:val="clear" w:color="auto" w:fill="FFFF00"/>
    </w:rPr>
  </w:style>
  <w:style w:type="character" w:customStyle="1" w:styleId="ErrorTok">
    <w:name w:val="ErrorTok"/>
    <w:basedOn w:val="VerbatimChar"/>
    <w:rPr>
      <w:rFonts w:ascii="Fira Code Light" w:hAnsi="Fira Code Light"/>
      <w:b/>
      <w:color w:val="A40000"/>
      <w:sz w:val="18"/>
      <w:shd w:val="clear" w:color="auto" w:fill="F8F8F8"/>
    </w:rPr>
  </w:style>
  <w:style w:type="character" w:customStyle="1" w:styleId="NormalTok">
    <w:name w:val="NormalTok"/>
    <w:basedOn w:val="VerbatimChar"/>
    <w:rsid w:val="002F3233"/>
    <w:rPr>
      <w:rFonts w:ascii="Fira Code Light" w:hAnsi="Fira Code Light"/>
      <w:sz w:val="18"/>
      <w:shd w:val="clear" w:color="auto" w:fill="F8F8F8"/>
    </w:rPr>
  </w:style>
  <w:style w:type="paragraph" w:styleId="CommentText">
    <w:name w:val="annotation text"/>
    <w:basedOn w:val="Normal"/>
    <w:link w:val="CommentTextChar"/>
    <w:rsid w:val="007F26D1"/>
    <w:rPr>
      <w:sz w:val="20"/>
      <w:szCs w:val="20"/>
    </w:rPr>
  </w:style>
  <w:style w:type="character" w:customStyle="1" w:styleId="CommentTextChar">
    <w:name w:val="Comment Text Char"/>
    <w:basedOn w:val="DefaultParagraphFont"/>
    <w:link w:val="CommentText"/>
    <w:rsid w:val="007F26D1"/>
    <w:rPr>
      <w:rFonts w:ascii="Calibri" w:hAnsi="Calibri"/>
      <w:sz w:val="20"/>
      <w:szCs w:val="20"/>
    </w:rPr>
  </w:style>
  <w:style w:type="paragraph" w:styleId="CommentSubject">
    <w:name w:val="annotation subject"/>
    <w:basedOn w:val="CommentText"/>
    <w:next w:val="CommentText"/>
    <w:link w:val="CommentSubjectChar"/>
    <w:rsid w:val="007F26D1"/>
    <w:rPr>
      <w:b/>
      <w:bCs/>
    </w:rPr>
  </w:style>
  <w:style w:type="character" w:customStyle="1" w:styleId="CommentSubjectChar">
    <w:name w:val="Comment Subject Char"/>
    <w:basedOn w:val="CommentTextChar"/>
    <w:link w:val="CommentSubject"/>
    <w:rsid w:val="007F26D1"/>
    <w:rPr>
      <w:rFonts w:ascii="Calibri" w:hAnsi="Calibri"/>
      <w:b/>
      <w:bCs/>
      <w:sz w:val="20"/>
      <w:szCs w:val="20"/>
    </w:rPr>
  </w:style>
  <w:style w:type="character" w:styleId="CommentReference">
    <w:name w:val="annotation reference"/>
    <w:basedOn w:val="DefaultParagraphFont"/>
    <w:rsid w:val="007F26D1"/>
    <w:rPr>
      <w:sz w:val="16"/>
      <w:szCs w:val="16"/>
    </w:rPr>
  </w:style>
  <w:style w:type="paragraph" w:customStyle="1" w:styleId="Highlight">
    <w:name w:val="Highlight"/>
    <w:basedOn w:val="Normal"/>
    <w:qFormat/>
    <w:rsid w:val="001A2C52"/>
    <w:pPr>
      <w:shd w:val="clear" w:color="auto" w:fill="FFFF00"/>
    </w:pPr>
    <w:rPr>
      <w:caps/>
      <w:color w:val="FF0000"/>
    </w:rPr>
  </w:style>
  <w:style w:type="paragraph" w:styleId="Revision">
    <w:name w:val="Revision"/>
    <w:hidden/>
    <w:rsid w:val="00BD0AC2"/>
    <w:pPr>
      <w:spacing w:after="0"/>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57745/P0KHA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CRAN.Rproject.org/package=data.tabl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gplot2.tidyver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mc-stan.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5488</Words>
  <Characters>31286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36701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 Spencer Miller, fcas, maaa &amp; Kenneth Smart, fcas, maaa </dc:creator>
  <cp:keywords/>
  <cp:lastModifiedBy>Smart, Kenneth</cp:lastModifiedBy>
  <cp:revision>32</cp:revision>
  <dcterms:created xsi:type="dcterms:W3CDTF">2026-03-04T13:32:00Z</dcterms:created>
  <dcterms:modified xsi:type="dcterms:W3CDTF">2026-03-17T16:42:00Z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2026-03-04</vt:lpwstr>
  </property>
  <property fmtid="{D5CDD505-2E9C-101B-9397-08002B2CF9AE}" pid="4" name="knit">
    <vt:lpwstr>(function(inputFile, encoding) {rmarkdown::render(inputFile, encoding = encoding, output_file = ‘A Practical Guide to Using Bayesian Statistics’)})</vt:lpwstr>
  </property>
  <property fmtid="{D5CDD505-2E9C-101B-9397-08002B2CF9AE}" pid="5" name="output">
    <vt:lpwstr/>
  </property>
  <property fmtid="{D5CDD505-2E9C-101B-9397-08002B2CF9AE}" pid="6" name="DocumentMSOLanguageID">
    <vt:lpwstr>msoLanguageIDEnglishUK</vt:lpwstr>
  </property>
  <property fmtid="{D5CDD505-2E9C-101B-9397-08002B2CF9AE}" pid="7" name="MSIP_Label_38f1469a-2c2a-4aee-b92b-090d4c5468ff_Enabled">
    <vt:lpwstr>true</vt:lpwstr>
  </property>
  <property fmtid="{D5CDD505-2E9C-101B-9397-08002B2CF9AE}" pid="8" name="MSIP_Label_38f1469a-2c2a-4aee-b92b-090d4c5468ff_SetDate">
    <vt:lpwstr>2026-03-17T16:02:36Z</vt:lpwstr>
  </property>
  <property fmtid="{D5CDD505-2E9C-101B-9397-08002B2CF9AE}" pid="9" name="MSIP_Label_38f1469a-2c2a-4aee-b92b-090d4c5468ff_Method">
    <vt:lpwstr>Standard</vt:lpwstr>
  </property>
  <property fmtid="{D5CDD505-2E9C-101B-9397-08002B2CF9AE}" pid="10" name="MSIP_Label_38f1469a-2c2a-4aee-b92b-090d4c5468ff_Name">
    <vt:lpwstr>Confidential - Unmarked</vt:lpwstr>
  </property>
  <property fmtid="{D5CDD505-2E9C-101B-9397-08002B2CF9AE}" pid="11" name="MSIP_Label_38f1469a-2c2a-4aee-b92b-090d4c5468ff_SiteId">
    <vt:lpwstr>2a6e6092-73e4-4752-b1a5-477a17f5056d</vt:lpwstr>
  </property>
  <property fmtid="{D5CDD505-2E9C-101B-9397-08002B2CF9AE}" pid="12" name="MSIP_Label_38f1469a-2c2a-4aee-b92b-090d4c5468ff_ActionId">
    <vt:lpwstr>259d6e2d-de13-4815-bb97-3b60d4c8bdea</vt:lpwstr>
  </property>
  <property fmtid="{D5CDD505-2E9C-101B-9397-08002B2CF9AE}" pid="13" name="MSIP_Label_38f1469a-2c2a-4aee-b92b-090d4c5468ff_ContentBits">
    <vt:lpwstr>0</vt:lpwstr>
  </property>
  <property fmtid="{D5CDD505-2E9C-101B-9397-08002B2CF9AE}" pid="14" name="MSIP_Label_38f1469a-2c2a-4aee-b92b-090d4c5468ff_Tag">
    <vt:lpwstr>10, 3, 0, 1</vt:lpwstr>
  </property>
</Properties>
</file>